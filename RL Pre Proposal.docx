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B9D0" w14:textId="77777777" w:rsidR="00F97921" w:rsidRPr="00090CB1" w:rsidRDefault="00F97921" w:rsidP="00F97921">
      <w:pPr>
        <w:jc w:val="right"/>
        <w:rPr>
          <w:i/>
        </w:rPr>
      </w:pPr>
    </w:p>
    <w:p w14:paraId="468913F7" w14:textId="77777777" w:rsidR="00F97921" w:rsidRDefault="00F97921" w:rsidP="00F97921">
      <w:pPr>
        <w:jc w:val="center"/>
      </w:pPr>
    </w:p>
    <w:p w14:paraId="13CFB570" w14:textId="77777777" w:rsidR="00F97921" w:rsidRDefault="00F97921" w:rsidP="00F97921">
      <w:pPr>
        <w:jc w:val="center"/>
      </w:pPr>
    </w:p>
    <w:p w14:paraId="227040D6" w14:textId="77777777" w:rsidR="00F97921" w:rsidRDefault="00F97921" w:rsidP="00F97921">
      <w:pPr>
        <w:jc w:val="center"/>
      </w:pPr>
    </w:p>
    <w:p w14:paraId="47741F98" w14:textId="77777777" w:rsidR="00F97921" w:rsidRDefault="00F97921" w:rsidP="00F97921">
      <w:pPr>
        <w:jc w:val="center"/>
      </w:pPr>
    </w:p>
    <w:p w14:paraId="4CECD97E" w14:textId="77777777" w:rsidR="00F97921" w:rsidRDefault="00F97921" w:rsidP="00F97921">
      <w:pPr>
        <w:jc w:val="center"/>
      </w:pPr>
    </w:p>
    <w:p w14:paraId="3560975B" w14:textId="77777777" w:rsidR="00F97921" w:rsidRDefault="00F97921" w:rsidP="00F97921">
      <w:pPr>
        <w:pStyle w:val="FigureCaption"/>
      </w:pPr>
    </w:p>
    <w:p w14:paraId="559B5D11" w14:textId="77777777" w:rsidR="00F97921" w:rsidRDefault="00F97921" w:rsidP="00F97921">
      <w:pPr>
        <w:jc w:val="center"/>
      </w:pPr>
    </w:p>
    <w:p w14:paraId="444E3B4E" w14:textId="77777777" w:rsidR="00F97921" w:rsidRDefault="00F97921" w:rsidP="00F97921">
      <w:pPr>
        <w:jc w:val="center"/>
      </w:pPr>
    </w:p>
    <w:p w14:paraId="0845E8EB" w14:textId="77777777" w:rsidR="00F97921" w:rsidRDefault="00F97921" w:rsidP="00F97921">
      <w:pPr>
        <w:jc w:val="center"/>
      </w:pPr>
    </w:p>
    <w:p w14:paraId="7D054114" w14:textId="77777777" w:rsidR="00F97921" w:rsidRDefault="00F97921" w:rsidP="00F97921">
      <w:pPr>
        <w:jc w:val="center"/>
      </w:pPr>
    </w:p>
    <w:p w14:paraId="4D9EA7EE" w14:textId="77777777" w:rsidR="00F97921" w:rsidRDefault="00F97921" w:rsidP="00F97921">
      <w:pPr>
        <w:jc w:val="center"/>
      </w:pPr>
    </w:p>
    <w:p w14:paraId="5A9D457A" w14:textId="3EB92484" w:rsidR="00F97921" w:rsidRDefault="00F97921" w:rsidP="00F97921">
      <w:pPr>
        <w:jc w:val="center"/>
        <w:rPr>
          <w:b/>
        </w:rPr>
      </w:pPr>
      <w:r>
        <w:rPr>
          <w:b/>
        </w:rPr>
        <w:t xml:space="preserve">Using </w:t>
      </w:r>
      <w:r w:rsidR="00707F51">
        <w:rPr>
          <w:b/>
        </w:rPr>
        <w:t>Reinforcement</w:t>
      </w:r>
      <w:r>
        <w:rPr>
          <w:b/>
        </w:rPr>
        <w:t xml:space="preserve"> Learning to Train a 7-DOF Robot to Catch Falling Objects</w:t>
      </w:r>
    </w:p>
    <w:p w14:paraId="5E7F485D" w14:textId="77777777" w:rsidR="00F97921" w:rsidRDefault="00F97921" w:rsidP="00F97921">
      <w:pPr>
        <w:jc w:val="center"/>
        <w:rPr>
          <w:b/>
        </w:rPr>
      </w:pPr>
    </w:p>
    <w:p w14:paraId="5407F8F7" w14:textId="77777777" w:rsidR="00F97921" w:rsidRDefault="00F97921" w:rsidP="00F97921">
      <w:pPr>
        <w:jc w:val="center"/>
        <w:rPr>
          <w:b/>
        </w:rPr>
      </w:pPr>
      <w:r>
        <w:rPr>
          <w:b/>
        </w:rPr>
        <w:t>Seth Robles</w:t>
      </w:r>
    </w:p>
    <w:p w14:paraId="50E70C1F" w14:textId="39E9F60F" w:rsidR="00F97921" w:rsidRDefault="00A84B91" w:rsidP="00F97921">
      <w:pPr>
        <w:jc w:val="center"/>
      </w:pPr>
      <w:r>
        <w:t>sirobles</w:t>
      </w:r>
    </w:p>
    <w:p w14:paraId="4AC8ECC9" w14:textId="77777777" w:rsidR="00F97921" w:rsidRPr="00A734B8" w:rsidRDefault="00F97921" w:rsidP="00F97921">
      <w:pPr>
        <w:jc w:val="center"/>
        <w:rPr>
          <w:i/>
          <w:color w:val="FF40FF"/>
        </w:rPr>
      </w:pPr>
      <w:r>
        <w:fldChar w:fldCharType="begin"/>
      </w:r>
      <w:r>
        <w:instrText xml:space="preserve"> DATE \@ "M/d/yy" </w:instrText>
      </w:r>
      <w:r>
        <w:fldChar w:fldCharType="separate"/>
      </w:r>
      <w:r>
        <w:rPr>
          <w:noProof/>
        </w:rPr>
        <w:t>10/17/25</w:t>
      </w:r>
      <w:r>
        <w:fldChar w:fldCharType="end"/>
      </w:r>
    </w:p>
    <w:p w14:paraId="7A9A647B" w14:textId="5E8702A7" w:rsidR="00F97921" w:rsidRPr="00F97921" w:rsidRDefault="00F97921" w:rsidP="00F97921">
      <w:pPr>
        <w:jc w:val="center"/>
      </w:pPr>
      <w:r>
        <w:t>6.4212 Robotic Manipulation</w:t>
      </w:r>
    </w:p>
    <w:p w14:paraId="100DC2F7" w14:textId="6580A113" w:rsidR="00F97921" w:rsidRPr="00A734B8" w:rsidRDefault="00F97921" w:rsidP="00F97921">
      <w:pPr>
        <w:jc w:val="center"/>
        <w:rPr>
          <w:i/>
          <w:color w:val="0070C0"/>
        </w:rPr>
      </w:pPr>
      <w:r>
        <w:t xml:space="preserve">Prof. </w:t>
      </w:r>
      <w:r>
        <w:t>Lorenzo-Perez</w:t>
      </w:r>
    </w:p>
    <w:p w14:paraId="7AFD3001" w14:textId="77777777" w:rsidR="00F97921" w:rsidRDefault="00F97921" w:rsidP="00F97921">
      <w:pPr>
        <w:jc w:val="center"/>
        <w:rPr>
          <w:i/>
        </w:rPr>
      </w:pPr>
      <w:r>
        <w:rPr>
          <w:i/>
        </w:rPr>
        <w:br w:type="page"/>
      </w:r>
    </w:p>
    <w:p w14:paraId="5E2791FE" w14:textId="77777777" w:rsidR="00F97921" w:rsidRDefault="00F97921" w:rsidP="00F97921">
      <w:pPr>
        <w:pStyle w:val="Heading1"/>
        <w:sectPr w:rsidR="00F97921" w:rsidSect="00F97921">
          <w:headerReference w:type="even" r:id="rId7"/>
          <w:headerReference w:type="default" r:id="rId8"/>
          <w:footerReference w:type="even" r:id="rId9"/>
          <w:footerReference w:type="default" r:id="rId10"/>
          <w:footerReference w:type="first" r:id="rId11"/>
          <w:pgSz w:w="12240" w:h="15840"/>
          <w:pgMar w:top="1440" w:right="1440" w:bottom="1440" w:left="1440" w:header="720" w:footer="576" w:gutter="0"/>
          <w:pgNumType w:start="1"/>
          <w:cols w:space="720"/>
          <w:titlePg/>
          <w:docGrid w:linePitch="360"/>
        </w:sectPr>
      </w:pPr>
    </w:p>
    <w:p w14:paraId="2F18B23D" w14:textId="77777777" w:rsidR="00F97921" w:rsidRPr="00A734B8" w:rsidRDefault="00F97921" w:rsidP="00F97921">
      <w:pPr>
        <w:pStyle w:val="Heading1"/>
        <w:rPr>
          <w:color w:val="0070C0"/>
        </w:rPr>
      </w:pPr>
      <w:r w:rsidRPr="00DE3215">
        <w:lastRenderedPageBreak/>
        <w:t xml:space="preserve">Executive Summary: </w:t>
      </w:r>
    </w:p>
    <w:p w14:paraId="3E2A3814" w14:textId="411BBE22" w:rsidR="00F4365D" w:rsidRDefault="00F97921" w:rsidP="00F4365D">
      <w:pPr>
        <w:pStyle w:val="2671Text"/>
        <w:ind w:firstLine="0"/>
        <w:jc w:val="left"/>
      </w:pPr>
      <w:r>
        <w:rPr>
          <w:color w:val="000000" w:themeColor="text1"/>
        </w:rPr>
        <w:tab/>
        <w:t xml:space="preserve">This project investigates how </w:t>
      </w:r>
      <w:r w:rsidR="00F4365D">
        <w:rPr>
          <w:color w:val="000000" w:themeColor="text1"/>
        </w:rPr>
        <w:t>reinforcement learning</w:t>
      </w:r>
      <w:r>
        <w:rPr>
          <w:color w:val="000000" w:themeColor="text1"/>
        </w:rPr>
        <w:t xml:space="preserve"> (RL) </w:t>
      </w:r>
      <w:r w:rsidR="00F4365D">
        <w:rPr>
          <w:color w:val="000000" w:themeColor="text1"/>
        </w:rPr>
        <w:t xml:space="preserve">can be used to control a 7-DoF </w:t>
      </w:r>
      <w:r>
        <w:rPr>
          <w:color w:val="000000" w:themeColor="text1"/>
        </w:rPr>
        <w:t>KUKA</w:t>
      </w:r>
      <w:r w:rsidR="00F4365D">
        <w:rPr>
          <w:color w:val="000000" w:themeColor="text1"/>
        </w:rPr>
        <w:t xml:space="preserve"> iiwa 7 arm</w:t>
      </w:r>
      <w:r w:rsidR="00663439">
        <w:rPr>
          <w:color w:val="000000" w:themeColor="text1"/>
        </w:rPr>
        <w:t xml:space="preserve"> to catch falling objects</w:t>
      </w:r>
      <w:r w:rsidR="00132355">
        <w:rPr>
          <w:color w:val="000000" w:themeColor="text1"/>
        </w:rPr>
        <w:t xml:space="preserve">. The simulation will be </w:t>
      </w:r>
      <w:r w:rsidR="00663439">
        <w:rPr>
          <w:color w:val="000000" w:themeColor="text1"/>
        </w:rPr>
        <w:t>built</w:t>
      </w:r>
      <w:r w:rsidR="00132355">
        <w:rPr>
          <w:color w:val="000000" w:themeColor="text1"/>
        </w:rPr>
        <w:t xml:space="preserve"> in Drake and make use of Drake’s implementation of Ope</w:t>
      </w:r>
      <w:r w:rsidR="00707F51">
        <w:rPr>
          <w:color w:val="000000" w:themeColor="text1"/>
        </w:rPr>
        <w:t>n</w:t>
      </w:r>
      <w:r w:rsidR="00132355">
        <w:rPr>
          <w:color w:val="000000" w:themeColor="text1"/>
        </w:rPr>
        <w:t xml:space="preserve">AI Gym Environments. </w:t>
      </w:r>
      <w:r w:rsidR="00F4365D">
        <w:t xml:space="preserve">The deliverable </w:t>
      </w:r>
      <w:r w:rsidR="00663439">
        <w:t xml:space="preserve">for this project will be a trained RL policy that enables </w:t>
      </w:r>
      <w:r w:rsidR="00707F51">
        <w:t>the</w:t>
      </w:r>
      <w:r w:rsidR="00663439">
        <w:t xml:space="preserve"> robot to intercept and catch a falling object within a defined workspace. Success will be measured by the catch success rate (arbitrarily set at 75%) across varied drop positions and velocities</w:t>
      </w:r>
      <w:r w:rsidR="00F4365D">
        <w:t xml:space="preserve">. The final submission will include a </w:t>
      </w:r>
      <w:r w:rsidR="00663439">
        <w:t>demonstration video, training logs, and analysis of the robot’s performance across conditions.</w:t>
      </w:r>
    </w:p>
    <w:p w14:paraId="4A596D7C" w14:textId="74B61BBF" w:rsidR="00F97921" w:rsidRDefault="00F97921" w:rsidP="00F97921">
      <w:pPr>
        <w:spacing w:after="120"/>
        <w:rPr>
          <w:color w:val="000000" w:themeColor="text1"/>
        </w:rPr>
      </w:pPr>
    </w:p>
    <w:p w14:paraId="673B4F31" w14:textId="39B3E5E3" w:rsidR="00F0240B" w:rsidRPr="00D172CE" w:rsidRDefault="00F4365D" w:rsidP="00F97921">
      <w:pPr>
        <w:pStyle w:val="2671Text"/>
        <w:ind w:firstLine="0"/>
        <w:rPr>
          <w:bCs/>
          <w:color w:val="000000" w:themeColor="text1"/>
        </w:rPr>
      </w:pPr>
      <w:r>
        <w:rPr>
          <w:b/>
          <w:bCs/>
        </w:rPr>
        <w:t xml:space="preserve">Relevant Class </w:t>
      </w:r>
      <w:r w:rsidR="00F97921" w:rsidRPr="00C42238">
        <w:rPr>
          <w:b/>
          <w:bCs/>
        </w:rPr>
        <w:t>Terms</w:t>
      </w:r>
      <w:r w:rsidR="00F97921" w:rsidRPr="00B2445B">
        <w:t xml:space="preserve">: </w:t>
      </w:r>
      <w:r>
        <w:rPr>
          <w:bCs/>
          <w:color w:val="000000" w:themeColor="text1"/>
        </w:rPr>
        <w:t>Motion planning with model constraints</w:t>
      </w:r>
      <w:r w:rsidR="00663439">
        <w:rPr>
          <w:bCs/>
          <w:color w:val="000000" w:themeColor="text1"/>
        </w:rPr>
        <w:t>;</w:t>
      </w:r>
      <w:r>
        <w:rPr>
          <w:bCs/>
          <w:color w:val="000000" w:themeColor="text1"/>
        </w:rPr>
        <w:t xml:space="preserve"> </w:t>
      </w:r>
      <w:r w:rsidR="00663439">
        <w:rPr>
          <w:bCs/>
          <w:color w:val="000000" w:themeColor="text1"/>
        </w:rPr>
        <w:t>G</w:t>
      </w:r>
      <w:r>
        <w:rPr>
          <w:bCs/>
          <w:color w:val="000000" w:themeColor="text1"/>
        </w:rPr>
        <w:t>eometric perception, reinforcement learning</w:t>
      </w:r>
      <w:r w:rsidR="00663439">
        <w:rPr>
          <w:bCs/>
          <w:color w:val="000000" w:themeColor="text1"/>
        </w:rPr>
        <w:t>;</w:t>
      </w:r>
      <w:r>
        <w:rPr>
          <w:bCs/>
          <w:color w:val="000000" w:themeColor="text1"/>
        </w:rPr>
        <w:t xml:space="preserve"> </w:t>
      </w:r>
      <w:r w:rsidR="00663439">
        <w:rPr>
          <w:bCs/>
          <w:color w:val="000000" w:themeColor="text1"/>
        </w:rPr>
        <w:t>C</w:t>
      </w:r>
      <w:r>
        <w:rPr>
          <w:bCs/>
          <w:color w:val="000000" w:themeColor="text1"/>
        </w:rPr>
        <w:t>ontact modeling</w:t>
      </w:r>
    </w:p>
    <w:p w14:paraId="01C4E3F4" w14:textId="4DE325B2" w:rsidR="00F97921" w:rsidRPr="00B2445B" w:rsidRDefault="00663439" w:rsidP="00F97921">
      <w:pPr>
        <w:pStyle w:val="Heading1"/>
      </w:pPr>
      <w:r>
        <w:t xml:space="preserve">1 </w:t>
      </w:r>
      <w:r w:rsidR="00F97921" w:rsidRPr="00B2445B">
        <w:t>Motivation</w:t>
      </w:r>
      <w:r>
        <w:t xml:space="preserve"> and Previous Work</w:t>
      </w:r>
      <w:r w:rsidR="00F97921" w:rsidRPr="00B2445B">
        <w:t xml:space="preserve">: </w:t>
      </w:r>
    </w:p>
    <w:p w14:paraId="7FEC816C" w14:textId="518EDC5B" w:rsidR="00663439" w:rsidRDefault="00663439" w:rsidP="00F97921">
      <w:pPr>
        <w:pStyle w:val="2671Text"/>
        <w:ind w:firstLine="0"/>
      </w:pPr>
      <w:r>
        <w:rPr>
          <w:bCs/>
          <w:color w:val="000000" w:themeColor="text1"/>
        </w:rPr>
        <w:t xml:space="preserve">I am interested in reinforcement learning because it is becoming a </w:t>
      </w:r>
      <w:r w:rsidR="00707F51">
        <w:rPr>
          <w:bCs/>
          <w:color w:val="000000" w:themeColor="text1"/>
        </w:rPr>
        <w:t>component</w:t>
      </w:r>
      <w:r>
        <w:rPr>
          <w:bCs/>
          <w:color w:val="000000" w:themeColor="text1"/>
        </w:rPr>
        <w:t xml:space="preserve"> of modern robotic control, particularly for systems that must adapt quickly or with uncertainty</w:t>
      </w:r>
      <w:r w:rsidR="0010585E">
        <w:rPr>
          <w:bCs/>
          <w:color w:val="000000" w:themeColor="text1"/>
        </w:rPr>
        <w:t xml:space="preserve">. </w:t>
      </w:r>
      <w:r>
        <w:rPr>
          <w:bCs/>
          <w:color w:val="000000" w:themeColor="text1"/>
        </w:rPr>
        <w:t>I believe that catching is a good testbed</w:t>
      </w:r>
      <w:r>
        <w:t>—</w:t>
      </w:r>
      <w:r>
        <w:t xml:space="preserve">it looks </w:t>
      </w:r>
      <w:r w:rsidR="00707F51">
        <w:t xml:space="preserve">simple, </w:t>
      </w:r>
      <w:r>
        <w:t xml:space="preserve">but </w:t>
      </w:r>
      <w:r w:rsidR="00707F51">
        <w:t xml:space="preserve">it </w:t>
      </w:r>
      <w:r>
        <w:t>brings together motion prediction, planning, and precise control with contact. The task provides a safe but challenging way to practice RL within Drake and demonstrate principles from class.</w:t>
      </w:r>
    </w:p>
    <w:p w14:paraId="12DD5716" w14:textId="77777777" w:rsidR="00707F51" w:rsidRDefault="00707F51" w:rsidP="00F97921">
      <w:pPr>
        <w:pStyle w:val="2671Text"/>
        <w:ind w:firstLine="0"/>
      </w:pPr>
    </w:p>
    <w:p w14:paraId="13134849" w14:textId="5D06A222" w:rsidR="00663439" w:rsidRDefault="00707F51" w:rsidP="00F97921">
      <w:pPr>
        <w:pStyle w:val="2671Text"/>
        <w:ind w:firstLine="0"/>
      </w:pPr>
      <w:r>
        <w:t>There has been much past work similar to this project</w:t>
      </w:r>
      <w:r>
        <w:t xml:space="preserve">. </w:t>
      </w:r>
      <w:r>
        <w:rPr>
          <w:rStyle w:val="Emphasis"/>
          <w:rFonts w:eastAsiaTheme="majorEastAsia"/>
        </w:rPr>
        <w:t>Revisiting Ball Catching</w:t>
      </w:r>
      <w:r>
        <w:t xml:space="preserve"> (Dong et al., ICRA 2020) demonstrates discrete replanning for mobile-manipulator intercepts, while </w:t>
      </w:r>
      <w:r>
        <w:rPr>
          <w:rStyle w:val="Emphasis"/>
          <w:rFonts w:eastAsiaTheme="majorEastAsia"/>
        </w:rPr>
        <w:t>Rollin’ Justin</w:t>
      </w:r>
      <w:r>
        <w:t xml:space="preserve"> (Leidner et al., Humanoids 2016) shows real-time perception and control for airborne catches. </w:t>
      </w:r>
      <w:r>
        <w:rPr>
          <w:rStyle w:val="Emphasis"/>
          <w:rFonts w:eastAsiaTheme="majorEastAsia"/>
        </w:rPr>
        <w:t>TossingBot</w:t>
      </w:r>
      <w:r>
        <w:t xml:space="preserve"> (Zeng et al., RSS 2019) introduces residual-physics learning that transfers effectively to dynamic tasks. </w:t>
      </w:r>
      <w:r>
        <w:t xml:space="preserve">Finally, both underactuated robotics </w:t>
      </w:r>
      <w:r>
        <w:t xml:space="preserve">and this course </w:t>
      </w:r>
      <w:r>
        <w:t>reference</w:t>
      </w:r>
      <w:r>
        <w:t xml:space="preserve"> the </w:t>
      </w:r>
      <w:r>
        <w:rPr>
          <w:rStyle w:val="Emphasis"/>
          <w:rFonts w:eastAsiaTheme="majorEastAsia"/>
        </w:rPr>
        <w:t>Drake Gym</w:t>
      </w:r>
      <w:r>
        <w:t xml:space="preserve"> interface to create reproducible RL environments.</w:t>
      </w:r>
    </w:p>
    <w:p w14:paraId="3BEDC4EA" w14:textId="7D37B56E" w:rsidR="00F97921" w:rsidRPr="00A217E2" w:rsidRDefault="00663439" w:rsidP="00F97921">
      <w:pPr>
        <w:pStyle w:val="Heading1"/>
      </w:pPr>
      <w:r>
        <w:t xml:space="preserve">2 </w:t>
      </w:r>
      <w:r w:rsidR="0010585E">
        <w:t>Project</w:t>
      </w:r>
      <w:r w:rsidR="00F97921" w:rsidRPr="00A217E2">
        <w:t xml:space="preserve"> Plan: </w:t>
      </w:r>
    </w:p>
    <w:p w14:paraId="2BA8109D" w14:textId="5058D3F9" w:rsidR="00F97921" w:rsidRDefault="00663439" w:rsidP="00F97921">
      <w:pPr>
        <w:pStyle w:val="Heading2"/>
      </w:pPr>
      <w:r>
        <w:t>2</w:t>
      </w:r>
      <w:r w:rsidR="00F97921">
        <w:t xml:space="preserve">.1 </w:t>
      </w:r>
      <w:r w:rsidR="0010585E">
        <w:t>Project</w:t>
      </w:r>
      <w:r w:rsidR="00F97921" w:rsidRPr="00A217E2">
        <w:t xml:space="preserve"> Setup:</w:t>
      </w:r>
    </w:p>
    <w:p w14:paraId="2F62EA3C" w14:textId="74878A9C" w:rsidR="00663439" w:rsidRDefault="00663439" w:rsidP="00663439">
      <w:r>
        <w:t>The project will be broken into three stages: situation perception, trajectory prediction, and motion planning.</w:t>
      </w:r>
    </w:p>
    <w:p w14:paraId="619C8C6F" w14:textId="77777777" w:rsidR="00663439" w:rsidRDefault="00663439" w:rsidP="00663439"/>
    <w:p w14:paraId="4B28BAD5" w14:textId="517ACFB0" w:rsidR="00663439" w:rsidRDefault="00663439" w:rsidP="00663439">
      <w:r w:rsidRPr="00663439">
        <w:rPr>
          <w:b/>
          <w:bCs/>
        </w:rPr>
        <w:t>Situation perception</w:t>
      </w:r>
      <w:r>
        <w:t xml:space="preserve"> will include the falling object’s centroid and motion trajectory in simulation. Initially, this will use ground-truth information. Later, I plan to add simulated cameras that are closer to real life scenarios.</w:t>
      </w:r>
      <w:r w:rsidR="00707F51">
        <w:t xml:space="preserve"> </w:t>
      </w:r>
      <w:r w:rsidRPr="00663439">
        <w:rPr>
          <w:b/>
          <w:bCs/>
        </w:rPr>
        <w:t>T</w:t>
      </w:r>
      <w:r>
        <w:rPr>
          <w:b/>
          <w:bCs/>
        </w:rPr>
        <w:t>rajectory prediction</w:t>
      </w:r>
      <w:r>
        <w:t xml:space="preserve"> will encompass analyzing projectile motion to provide a time-based intercept estimate. Assuming a ground-truth, this is relatively simple. With increased complexity of perception, however, this will also grow more </w:t>
      </w:r>
      <w:r w:rsidR="00707F51">
        <w:t>difficult</w:t>
      </w:r>
      <w:r>
        <w:t>.</w:t>
      </w:r>
      <w:r w:rsidR="00707F51">
        <w:t xml:space="preserve"> </w:t>
      </w:r>
      <w:r>
        <w:rPr>
          <w:b/>
          <w:bCs/>
        </w:rPr>
        <w:t>Motion planning</w:t>
      </w:r>
      <w:r>
        <w:t xml:space="preserve"> is the main focus of this project. Given a trajectory, this will plan the iiwa’s movement to catch an object while maintain</w:t>
      </w:r>
      <w:r w:rsidR="00707F51">
        <w:t xml:space="preserve">ing </w:t>
      </w:r>
      <w:r>
        <w:t xml:space="preserve">a stable orientation. The catching </w:t>
      </w:r>
      <w:r>
        <w:lastRenderedPageBreak/>
        <w:t>mechanism could use the default 2 finger gripper used in the class or include some attachment to simplify grasping dynamics.</w:t>
      </w:r>
    </w:p>
    <w:p w14:paraId="01C6E840" w14:textId="77777777" w:rsidR="00663439" w:rsidRDefault="00663439" w:rsidP="00663439"/>
    <w:p w14:paraId="2E34C1CE" w14:textId="6CFF748A" w:rsidR="007C15D8" w:rsidRDefault="00663439" w:rsidP="00663439">
      <w:r>
        <w:t xml:space="preserve">Since the emphasis is on the RL component, limiting peception complexity, will allow me to familiarize myself with training a policy. I will do my best to avoid pursuing this extensively, ensuring that the scope of the project always </w:t>
      </w:r>
      <w:r w:rsidR="00707F51">
        <w:t>l</w:t>
      </w:r>
      <w:r>
        <w:t xml:space="preserve">ends itself somewhat to reality. In a </w:t>
      </w:r>
      <w:r w:rsidR="00707F51">
        <w:t>really ideal</w:t>
      </w:r>
      <w:r>
        <w:t xml:space="preserve"> scenario, if my simulation work goes well, I would like to try implementing this </w:t>
      </w:r>
      <w:r w:rsidR="00707F51">
        <w:t>on an actual iiwa. I have discussed with an MIT lab with an iiwa available and plan on continuing communication to learn about the process of real2sim either as part of my final demo or as a follow-up after this class.</w:t>
      </w:r>
    </w:p>
    <w:p w14:paraId="17F0559A" w14:textId="77777777" w:rsidR="00707F51" w:rsidRPr="00663439" w:rsidRDefault="00707F51" w:rsidP="00663439"/>
    <w:p w14:paraId="0BB617E7" w14:textId="03C1D16B" w:rsidR="00F97921" w:rsidRPr="007C15D8" w:rsidRDefault="00663439" w:rsidP="007C15D8">
      <w:pPr>
        <w:pStyle w:val="Heading2"/>
      </w:pPr>
      <w:r>
        <w:t>2</w:t>
      </w:r>
      <w:r w:rsidR="00F97921">
        <w:t xml:space="preserve">.2 </w:t>
      </w:r>
      <w:r w:rsidR="00F4365D">
        <w:t>Timeline</w:t>
      </w:r>
    </w:p>
    <w:p w14:paraId="0496A142" w14:textId="77777777" w:rsidR="007C15D8" w:rsidRDefault="007C15D8" w:rsidP="00F97921">
      <w:pPr>
        <w:pStyle w:val="2671Text"/>
        <w:ind w:firstLine="0"/>
        <w:rPr>
          <w:color w:val="000000" w:themeColor="text1"/>
        </w:rPr>
      </w:pPr>
    </w:p>
    <w:tbl>
      <w:tblPr>
        <w:tblStyle w:val="GridTable1Light"/>
        <w:tblW w:w="0" w:type="auto"/>
        <w:tblLook w:val="04A0" w:firstRow="1" w:lastRow="0" w:firstColumn="1" w:lastColumn="0" w:noHBand="0" w:noVBand="1"/>
      </w:tblPr>
      <w:tblGrid>
        <w:gridCol w:w="1232"/>
        <w:gridCol w:w="1124"/>
        <w:gridCol w:w="2457"/>
        <w:gridCol w:w="4537"/>
      </w:tblGrid>
      <w:tr w:rsidR="007C15D8" w14:paraId="7D2EA97B" w14:textId="77777777" w:rsidTr="007C1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248CA" w14:textId="77777777" w:rsidR="007C15D8" w:rsidRPr="007C15D8" w:rsidRDefault="007C15D8">
            <w:pPr>
              <w:jc w:val="center"/>
              <w:rPr>
                <w:b w:val="0"/>
                <w:bCs w:val="0"/>
              </w:rPr>
            </w:pPr>
            <w:r w:rsidRPr="007C15D8">
              <w:rPr>
                <w:rStyle w:val="Strong"/>
                <w:rFonts w:eastAsiaTheme="majorEastAsia"/>
                <w:b/>
                <w:bCs/>
              </w:rPr>
              <w:t>Week Number</w:t>
            </w:r>
          </w:p>
        </w:tc>
        <w:tc>
          <w:tcPr>
            <w:tcW w:w="0" w:type="auto"/>
            <w:hideMark/>
          </w:tcPr>
          <w:p w14:paraId="088F5F81" w14:textId="77777777" w:rsidR="007C15D8" w:rsidRP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sidRPr="007C15D8">
              <w:rPr>
                <w:rStyle w:val="Strong"/>
                <w:rFonts w:eastAsiaTheme="majorEastAsia"/>
                <w:b/>
                <w:bCs/>
              </w:rPr>
              <w:t>Date Range</w:t>
            </w:r>
          </w:p>
        </w:tc>
        <w:tc>
          <w:tcPr>
            <w:tcW w:w="0" w:type="auto"/>
            <w:hideMark/>
          </w:tcPr>
          <w:p w14:paraId="7F4F7D79" w14:textId="77777777" w:rsidR="007C15D8" w:rsidRP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sidRPr="007C15D8">
              <w:rPr>
                <w:rStyle w:val="Strong"/>
                <w:rFonts w:eastAsiaTheme="majorEastAsia"/>
                <w:b/>
                <w:bCs/>
              </w:rPr>
              <w:t>Due Dates / Milestones</w:t>
            </w:r>
          </w:p>
        </w:tc>
        <w:tc>
          <w:tcPr>
            <w:tcW w:w="0" w:type="auto"/>
            <w:hideMark/>
          </w:tcPr>
          <w:p w14:paraId="278D9234" w14:textId="77777777" w:rsid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Notes / Planned Work</w:t>
            </w:r>
          </w:p>
        </w:tc>
      </w:tr>
      <w:tr w:rsidR="007C15D8" w14:paraId="7F785919"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0228D6AA" w14:textId="77777777" w:rsidR="007C15D8" w:rsidRDefault="007C15D8">
            <w:pPr>
              <w:rPr>
                <w:b w:val="0"/>
                <w:bCs w:val="0"/>
              </w:rPr>
            </w:pPr>
            <w:r>
              <w:rPr>
                <w:rStyle w:val="Strong"/>
                <w:rFonts w:eastAsiaTheme="majorEastAsia"/>
              </w:rPr>
              <w:t>Week 8</w:t>
            </w:r>
          </w:p>
        </w:tc>
        <w:tc>
          <w:tcPr>
            <w:tcW w:w="0" w:type="auto"/>
            <w:hideMark/>
          </w:tcPr>
          <w:p w14:paraId="73BFD859"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17 – Oct 23</w:t>
            </w:r>
          </w:p>
        </w:tc>
        <w:tc>
          <w:tcPr>
            <w:tcW w:w="0" w:type="auto"/>
            <w:hideMark/>
          </w:tcPr>
          <w:p w14:paraId="21DBCF10" w14:textId="77777777" w:rsidR="007C15D8" w:rsidRDefault="007C15D8">
            <w:pPr>
              <w:cnfStyle w:val="000000000000" w:firstRow="0" w:lastRow="0" w:firstColumn="0" w:lastColumn="0" w:oddVBand="0" w:evenVBand="0" w:oddHBand="0" w:evenHBand="0" w:firstRowFirstColumn="0" w:firstRowLastColumn="0" w:lastRowFirstColumn="0" w:lastRowLastColumn="0"/>
            </w:pPr>
            <w:r>
              <w:t>Project Pre-Proposal Due (10/17)</w:t>
            </w:r>
          </w:p>
        </w:tc>
        <w:tc>
          <w:tcPr>
            <w:tcW w:w="0" w:type="auto"/>
            <w:hideMark/>
          </w:tcPr>
          <w:p w14:paraId="08A36578" w14:textId="3394CF49" w:rsidR="007C15D8" w:rsidRDefault="007C15D8">
            <w:pPr>
              <w:cnfStyle w:val="000000000000" w:firstRow="0" w:lastRow="0" w:firstColumn="0" w:lastColumn="0" w:oddVBand="0" w:evenVBand="0" w:oddHBand="0" w:evenHBand="0" w:firstRowFirstColumn="0" w:firstRowLastColumn="0" w:lastRowFirstColumn="0" w:lastRowLastColumn="0"/>
            </w:pPr>
            <w:r>
              <w:t xml:space="preserve">Finalize concept, </w:t>
            </w:r>
            <w:r>
              <w:t>have an initial setup simulation with the robot and a collection of objects I will use to drop</w:t>
            </w:r>
          </w:p>
        </w:tc>
      </w:tr>
      <w:tr w:rsidR="007C15D8" w14:paraId="5ABC1F92"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46FF103D" w14:textId="77777777" w:rsidR="007C15D8" w:rsidRDefault="007C15D8">
            <w:r>
              <w:rPr>
                <w:rStyle w:val="Strong"/>
                <w:rFonts w:eastAsiaTheme="majorEastAsia"/>
              </w:rPr>
              <w:t>Week 9</w:t>
            </w:r>
          </w:p>
        </w:tc>
        <w:tc>
          <w:tcPr>
            <w:tcW w:w="0" w:type="auto"/>
            <w:hideMark/>
          </w:tcPr>
          <w:p w14:paraId="421ECD40"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24 – Oct 30</w:t>
            </w:r>
          </w:p>
        </w:tc>
        <w:tc>
          <w:tcPr>
            <w:tcW w:w="0" w:type="auto"/>
            <w:hideMark/>
          </w:tcPr>
          <w:p w14:paraId="32B4E8F7" w14:textId="77777777" w:rsidR="007C15D8" w:rsidRDefault="007C15D8">
            <w:pPr>
              <w:cnfStyle w:val="000000000000" w:firstRow="0" w:lastRow="0" w:firstColumn="0" w:lastColumn="0" w:oddVBand="0" w:evenVBand="0" w:oddHBand="0" w:evenHBand="0" w:firstRowFirstColumn="0" w:firstRowLastColumn="0" w:lastRowFirstColumn="0" w:lastRowLastColumn="0"/>
            </w:pPr>
            <w:r>
              <w:t>Project Proposal Final Revision Due (10/31)</w:t>
            </w:r>
          </w:p>
        </w:tc>
        <w:tc>
          <w:tcPr>
            <w:tcW w:w="0" w:type="auto"/>
            <w:hideMark/>
          </w:tcPr>
          <w:p w14:paraId="615A27F7" w14:textId="77777777" w:rsidR="007C15D8" w:rsidRDefault="007C15D8">
            <w:pPr>
              <w:cnfStyle w:val="000000000000" w:firstRow="0" w:lastRow="0" w:firstColumn="0" w:lastColumn="0" w:oddVBand="0" w:evenVBand="0" w:oddHBand="0" w:evenHBand="0" w:firstRowFirstColumn="0" w:firstRowLastColumn="0" w:lastRowFirstColumn="0" w:lastRowLastColumn="0"/>
            </w:pPr>
            <w:r>
              <w:t>Write and submit full proposal; start building environment (arm + object + physics).</w:t>
            </w:r>
          </w:p>
        </w:tc>
      </w:tr>
      <w:tr w:rsidR="007C15D8" w14:paraId="2B995873"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7E141301" w14:textId="77777777" w:rsidR="007C15D8" w:rsidRDefault="007C15D8">
            <w:r>
              <w:rPr>
                <w:rStyle w:val="Strong"/>
                <w:rFonts w:eastAsiaTheme="majorEastAsia"/>
              </w:rPr>
              <w:t>Week 10</w:t>
            </w:r>
          </w:p>
        </w:tc>
        <w:tc>
          <w:tcPr>
            <w:tcW w:w="0" w:type="auto"/>
            <w:hideMark/>
          </w:tcPr>
          <w:p w14:paraId="632A0DF0"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31 – Nov 6</w:t>
            </w:r>
          </w:p>
        </w:tc>
        <w:tc>
          <w:tcPr>
            <w:tcW w:w="0" w:type="auto"/>
            <w:hideMark/>
          </w:tcPr>
          <w:p w14:paraId="5F65A4B3" w14:textId="77777777" w:rsidR="007C15D8" w:rsidRDefault="007C15D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96C522C" w14:textId="77777777" w:rsidR="007C15D8" w:rsidRDefault="007C15D8">
            <w:pPr>
              <w:cnfStyle w:val="000000000000" w:firstRow="0" w:lastRow="0" w:firstColumn="0" w:lastColumn="0" w:oddVBand="0" w:evenVBand="0" w:oddHBand="0" w:evenHBand="0" w:firstRowFirstColumn="0" w:firstRowLastColumn="0" w:lastRowFirstColumn="0" w:lastRowLastColumn="0"/>
            </w:pPr>
            <w:r>
              <w:t>Implement preliminary control baseline (PD or scripted catch); test environment stability.</w:t>
            </w:r>
          </w:p>
        </w:tc>
      </w:tr>
      <w:tr w:rsidR="007C15D8" w14:paraId="07292D1C"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34E2EDEC" w14:textId="77777777" w:rsidR="007C15D8" w:rsidRDefault="007C15D8">
            <w:r>
              <w:rPr>
                <w:rStyle w:val="Strong"/>
                <w:rFonts w:eastAsiaTheme="majorEastAsia"/>
              </w:rPr>
              <w:t>Week 11</w:t>
            </w:r>
          </w:p>
        </w:tc>
        <w:tc>
          <w:tcPr>
            <w:tcW w:w="0" w:type="auto"/>
            <w:hideMark/>
          </w:tcPr>
          <w:p w14:paraId="00CE4EC8"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7 – Nov 13</w:t>
            </w:r>
          </w:p>
        </w:tc>
        <w:tc>
          <w:tcPr>
            <w:tcW w:w="0" w:type="auto"/>
            <w:hideMark/>
          </w:tcPr>
          <w:p w14:paraId="05B0EC2F" w14:textId="77777777" w:rsidR="007C15D8" w:rsidRDefault="007C15D8">
            <w:pPr>
              <w:cnfStyle w:val="000000000000" w:firstRow="0" w:lastRow="0" w:firstColumn="0" w:lastColumn="0" w:oddVBand="0" w:evenVBand="0" w:oddHBand="0" w:evenHBand="0" w:firstRowFirstColumn="0" w:firstRowLastColumn="0" w:lastRowFirstColumn="0" w:lastRowLastColumn="0"/>
            </w:pPr>
            <w:r>
              <w:t>Reinforcement Learning Lectures (11/12–11/13)</w:t>
            </w:r>
          </w:p>
        </w:tc>
        <w:tc>
          <w:tcPr>
            <w:tcW w:w="0" w:type="auto"/>
            <w:hideMark/>
          </w:tcPr>
          <w:p w14:paraId="6F6169EA" w14:textId="77777777" w:rsidR="007C15D8" w:rsidRDefault="007C15D8">
            <w:pPr>
              <w:cnfStyle w:val="000000000000" w:firstRow="0" w:lastRow="0" w:firstColumn="0" w:lastColumn="0" w:oddVBand="0" w:evenVBand="0" w:oddHBand="0" w:evenHBand="0" w:firstRowFirstColumn="0" w:firstRowLastColumn="0" w:lastRowFirstColumn="0" w:lastRowLastColumn="0"/>
            </w:pPr>
            <w:r>
              <w:t>Begin RL integration (DrakeGymEnv + PPO/SAC); debug training loop.</w:t>
            </w:r>
          </w:p>
        </w:tc>
      </w:tr>
      <w:tr w:rsidR="007C15D8" w14:paraId="77CE778C"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51B4470A" w14:textId="77777777" w:rsidR="007C15D8" w:rsidRDefault="007C15D8">
            <w:r>
              <w:rPr>
                <w:rStyle w:val="Strong"/>
                <w:rFonts w:eastAsiaTheme="majorEastAsia"/>
              </w:rPr>
              <w:t>Week 12</w:t>
            </w:r>
          </w:p>
        </w:tc>
        <w:tc>
          <w:tcPr>
            <w:tcW w:w="0" w:type="auto"/>
            <w:hideMark/>
          </w:tcPr>
          <w:p w14:paraId="0C16297F"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14 – Nov 20</w:t>
            </w:r>
          </w:p>
        </w:tc>
        <w:tc>
          <w:tcPr>
            <w:tcW w:w="0" w:type="auto"/>
            <w:hideMark/>
          </w:tcPr>
          <w:p w14:paraId="49429EF7" w14:textId="77777777" w:rsidR="007C15D8" w:rsidRDefault="007C15D8">
            <w:pPr>
              <w:cnfStyle w:val="000000000000" w:firstRow="0" w:lastRow="0" w:firstColumn="0" w:lastColumn="0" w:oddVBand="0" w:evenVBand="0" w:oddHBand="0" w:evenHBand="0" w:firstRowFirstColumn="0" w:firstRowLastColumn="0" w:lastRowFirstColumn="0" w:lastRowLastColumn="0"/>
            </w:pPr>
            <w:r>
              <w:t>Problem Set 8: Deep Perception and RL (11/20)</w:t>
            </w:r>
          </w:p>
        </w:tc>
        <w:tc>
          <w:tcPr>
            <w:tcW w:w="0" w:type="auto"/>
            <w:hideMark/>
          </w:tcPr>
          <w:p w14:paraId="1BD93B8E" w14:textId="77777777" w:rsidR="007C15D8" w:rsidRDefault="007C15D8">
            <w:pPr>
              <w:cnfStyle w:val="000000000000" w:firstRow="0" w:lastRow="0" w:firstColumn="0" w:lastColumn="0" w:oddVBand="0" w:evenVBand="0" w:oddHBand="0" w:evenHBand="0" w:firstRowFirstColumn="0" w:firstRowLastColumn="0" w:lastRowFirstColumn="0" w:lastRowLastColumn="0"/>
            </w:pPr>
            <w:r>
              <w:t>Train first working policy, collect performance metrics; start domain randomization.</w:t>
            </w:r>
          </w:p>
        </w:tc>
      </w:tr>
      <w:tr w:rsidR="007C15D8" w14:paraId="6C1EF10D"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46CD2235" w14:textId="77777777" w:rsidR="007C15D8" w:rsidRDefault="007C15D8">
            <w:r>
              <w:rPr>
                <w:rStyle w:val="Strong"/>
                <w:rFonts w:eastAsiaTheme="majorEastAsia"/>
              </w:rPr>
              <w:t>Week 13</w:t>
            </w:r>
          </w:p>
        </w:tc>
        <w:tc>
          <w:tcPr>
            <w:tcW w:w="0" w:type="auto"/>
            <w:hideMark/>
          </w:tcPr>
          <w:p w14:paraId="46A617C1"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21 – Nov 27</w:t>
            </w:r>
          </w:p>
        </w:tc>
        <w:tc>
          <w:tcPr>
            <w:tcW w:w="0" w:type="auto"/>
            <w:hideMark/>
          </w:tcPr>
          <w:p w14:paraId="6CEA3268" w14:textId="77777777" w:rsidR="007C15D8" w:rsidRDefault="007C15D8">
            <w:pPr>
              <w:cnfStyle w:val="000000000000" w:firstRow="0" w:lastRow="0" w:firstColumn="0" w:lastColumn="0" w:oddVBand="0" w:evenVBand="0" w:oddHBand="0" w:evenHBand="0" w:firstRowFirstColumn="0" w:firstRowLastColumn="0" w:lastRowFirstColumn="0" w:lastRowLastColumn="0"/>
            </w:pPr>
            <w:r>
              <w:t>Thanksgiving Break</w:t>
            </w:r>
          </w:p>
        </w:tc>
        <w:tc>
          <w:tcPr>
            <w:tcW w:w="0" w:type="auto"/>
            <w:hideMark/>
          </w:tcPr>
          <w:p w14:paraId="6F9CC42D" w14:textId="77777777" w:rsidR="007C15D8" w:rsidRDefault="007C15D8">
            <w:pPr>
              <w:cnfStyle w:val="000000000000" w:firstRow="0" w:lastRow="0" w:firstColumn="0" w:lastColumn="0" w:oddVBand="0" w:evenVBand="0" w:oddHBand="0" w:evenHBand="0" w:firstRowFirstColumn="0" w:firstRowLastColumn="0" w:lastRowFirstColumn="0" w:lastRowLastColumn="0"/>
            </w:pPr>
            <w:r>
              <w:t>Run longer training sessions; visualize results and performance under noise.</w:t>
            </w:r>
          </w:p>
        </w:tc>
      </w:tr>
      <w:tr w:rsidR="007C15D8" w14:paraId="292E64E0"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7A125F8D" w14:textId="77777777" w:rsidR="007C15D8" w:rsidRDefault="007C15D8">
            <w:r>
              <w:rPr>
                <w:rStyle w:val="Strong"/>
                <w:rFonts w:eastAsiaTheme="majorEastAsia"/>
              </w:rPr>
              <w:t>Week 14</w:t>
            </w:r>
          </w:p>
        </w:tc>
        <w:tc>
          <w:tcPr>
            <w:tcW w:w="0" w:type="auto"/>
            <w:hideMark/>
          </w:tcPr>
          <w:p w14:paraId="2DE8B0B7"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28 – Dec 4</w:t>
            </w:r>
          </w:p>
        </w:tc>
        <w:tc>
          <w:tcPr>
            <w:tcW w:w="0" w:type="auto"/>
            <w:hideMark/>
          </w:tcPr>
          <w:p w14:paraId="52D02622" w14:textId="77777777" w:rsidR="007C15D8" w:rsidRDefault="007C15D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822B002" w14:textId="1F26B351" w:rsidR="007C15D8" w:rsidRDefault="007C15D8">
            <w:pPr>
              <w:cnfStyle w:val="000000000000" w:firstRow="0" w:lastRow="0" w:firstColumn="0" w:lastColumn="0" w:oddVBand="0" w:evenVBand="0" w:oddHBand="0" w:evenHBand="0" w:firstRowFirstColumn="0" w:firstRowLastColumn="0" w:lastRowFirstColumn="0" w:lastRowLastColumn="0"/>
            </w:pPr>
            <w:r>
              <w:t>Work on the report and video (cool demo)</w:t>
            </w:r>
            <w:r w:rsidR="00707F51">
              <w:t>.</w:t>
            </w:r>
          </w:p>
          <w:p w14:paraId="3EFC29E7" w14:textId="77777777" w:rsidR="007C15D8" w:rsidRDefault="007C15D8">
            <w:pPr>
              <w:cnfStyle w:val="000000000000" w:firstRow="0" w:lastRow="0" w:firstColumn="0" w:lastColumn="0" w:oddVBand="0" w:evenVBand="0" w:oddHBand="0" w:evenHBand="0" w:firstRowFirstColumn="0" w:firstRowLastColumn="0" w:lastRowFirstColumn="0" w:lastRowLastColumn="0"/>
            </w:pPr>
          </w:p>
          <w:p w14:paraId="1653D566" w14:textId="4D70BAEF" w:rsidR="007C15D8" w:rsidRDefault="007C15D8">
            <w:pPr>
              <w:cnfStyle w:val="000000000000" w:firstRow="0" w:lastRow="0" w:firstColumn="0" w:lastColumn="0" w:oddVBand="0" w:evenVBand="0" w:oddHBand="0" w:evenHBand="0" w:firstRowFirstColumn="0" w:firstRowLastColumn="0" w:lastRowFirstColumn="0" w:lastRowLastColumn="0"/>
            </w:pPr>
            <w:r>
              <w:t>**If things go really well, sim2real would be incredibly cool, but I understand this is very difficult and likely not feasible time-wise</w:t>
            </w:r>
          </w:p>
        </w:tc>
      </w:tr>
      <w:tr w:rsidR="007C15D8" w14:paraId="49D472A2" w14:textId="77777777" w:rsidTr="007C15D8">
        <w:trPr>
          <w:trHeight w:val="44"/>
        </w:trPr>
        <w:tc>
          <w:tcPr>
            <w:cnfStyle w:val="001000000000" w:firstRow="0" w:lastRow="0" w:firstColumn="1" w:lastColumn="0" w:oddVBand="0" w:evenVBand="0" w:oddHBand="0" w:evenHBand="0" w:firstRowFirstColumn="0" w:firstRowLastColumn="0" w:lastRowFirstColumn="0" w:lastRowLastColumn="0"/>
            <w:tcW w:w="0" w:type="auto"/>
            <w:hideMark/>
          </w:tcPr>
          <w:p w14:paraId="73E0AF67" w14:textId="77777777" w:rsidR="007C15D8" w:rsidRDefault="007C15D8">
            <w:r>
              <w:rPr>
                <w:rStyle w:val="Strong"/>
                <w:rFonts w:eastAsiaTheme="majorEastAsia"/>
              </w:rPr>
              <w:t>Week 15</w:t>
            </w:r>
          </w:p>
        </w:tc>
        <w:tc>
          <w:tcPr>
            <w:tcW w:w="0" w:type="auto"/>
            <w:hideMark/>
          </w:tcPr>
          <w:p w14:paraId="0DB5EDF2"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Dec 5 – Dec 12</w:t>
            </w:r>
          </w:p>
        </w:tc>
        <w:tc>
          <w:tcPr>
            <w:tcW w:w="0" w:type="auto"/>
            <w:hideMark/>
          </w:tcPr>
          <w:p w14:paraId="17760335"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Final Project Report and Video Due (12/10)</w:t>
            </w:r>
          </w:p>
        </w:tc>
        <w:tc>
          <w:tcPr>
            <w:tcW w:w="0" w:type="auto"/>
            <w:hideMark/>
          </w:tcPr>
          <w:p w14:paraId="2565B4C3" w14:textId="77777777" w:rsidR="007C15D8" w:rsidRDefault="007C15D8">
            <w:pPr>
              <w:cnfStyle w:val="000000000000" w:firstRow="0" w:lastRow="0" w:firstColumn="0" w:lastColumn="0" w:oddVBand="0" w:evenVBand="0" w:oddHBand="0" w:evenHBand="0" w:firstRowFirstColumn="0" w:firstRowLastColumn="0" w:lastRowFirstColumn="0" w:lastRowLastColumn="0"/>
            </w:pPr>
            <w:r>
              <w:t>Record demonstrations, finalize report and video, polish figures and analysis.</w:t>
            </w:r>
          </w:p>
        </w:tc>
      </w:tr>
    </w:tbl>
    <w:p w14:paraId="1D82BEF1" w14:textId="77777777" w:rsidR="00F97921" w:rsidRPr="001A2510" w:rsidRDefault="00F97921" w:rsidP="007C15D8">
      <w:pPr>
        <w:pStyle w:val="2671Text"/>
        <w:ind w:firstLine="0"/>
        <w:rPr>
          <w:i/>
          <w:iCs/>
          <w:color w:val="000000" w:themeColor="text1"/>
        </w:rPr>
      </w:pPr>
    </w:p>
    <w:p w14:paraId="12B006E0" w14:textId="565824FF" w:rsidR="00F97921" w:rsidRDefault="00F97921" w:rsidP="007C15D8">
      <w:pPr>
        <w:pStyle w:val="Heading1"/>
      </w:pPr>
      <w:r>
        <w:lastRenderedPageBreak/>
        <w:t>References</w:t>
      </w:r>
    </w:p>
    <w:p w14:paraId="70025E4E" w14:textId="77777777" w:rsidR="00707F51" w:rsidRDefault="00707F51" w:rsidP="00707F51">
      <w:pPr>
        <w:pStyle w:val="NormalWeb"/>
      </w:pPr>
      <w:r>
        <w:t>K. Dong et al., “</w:t>
      </w:r>
      <w:r>
        <w:rPr>
          <w:rStyle w:val="Emphasis"/>
          <w:rFonts w:eastAsiaTheme="majorEastAsia"/>
        </w:rPr>
        <w:t>Revisiting Ball Catching with a Mobile Manipulator: A Discrete Trajectory Planning Approach</w:t>
      </w:r>
      <w:r>
        <w:t>,” ICRA, 2020.</w:t>
      </w:r>
    </w:p>
    <w:p w14:paraId="70C9AF7A" w14:textId="559FD6DA" w:rsidR="00707F51" w:rsidRDefault="00707F51" w:rsidP="00707F51">
      <w:pPr>
        <w:pStyle w:val="NormalWeb"/>
      </w:pPr>
      <w:r>
        <w:t>D. Leidner et al., “</w:t>
      </w:r>
      <w:r>
        <w:rPr>
          <w:rStyle w:val="Emphasis"/>
          <w:rFonts w:eastAsiaTheme="majorEastAsia"/>
        </w:rPr>
        <w:t>Playing Catch and Juggling with a Humanoid Robot</w:t>
      </w:r>
      <w:r>
        <w:t>,” IEEE-RAS Humanoids, 2016.</w:t>
      </w:r>
    </w:p>
    <w:p w14:paraId="2AA21D80" w14:textId="44CAB740" w:rsidR="00F4365D" w:rsidRPr="00F4365D" w:rsidRDefault="00707F51" w:rsidP="00707F51">
      <w:pPr>
        <w:pStyle w:val="NormalWeb"/>
      </w:pPr>
      <w:r>
        <w:t>A. Zeng et al., “</w:t>
      </w:r>
      <w:r>
        <w:rPr>
          <w:rStyle w:val="Emphasis"/>
          <w:rFonts w:eastAsiaTheme="majorEastAsia"/>
        </w:rPr>
        <w:t>TossingBot: Learning to Throw Arbitrary Objects with Residual Physics</w:t>
      </w:r>
      <w:r>
        <w:t>,” RSS, 2019.</w:t>
      </w:r>
    </w:p>
    <w:sectPr w:rsidR="00F4365D" w:rsidRPr="00F4365D" w:rsidSect="00F97921">
      <w:headerReference w:type="even" r:id="rId12"/>
      <w:headerReference w:type="default" r:id="rId13"/>
      <w:footerReference w:type="default" r:id="rId14"/>
      <w:headerReference w:type="first" r:id="rId15"/>
      <w:pgSz w:w="12240" w:h="15840"/>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AFE2A" w14:textId="77777777" w:rsidR="00FD72AD" w:rsidRDefault="00FD72AD" w:rsidP="00F97921">
      <w:r>
        <w:separator/>
      </w:r>
    </w:p>
  </w:endnote>
  <w:endnote w:type="continuationSeparator" w:id="0">
    <w:p w14:paraId="2E5475DA" w14:textId="77777777" w:rsidR="00FD72AD" w:rsidRDefault="00FD72AD" w:rsidP="00F9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326959402"/>
      <w:docPartObj>
        <w:docPartGallery w:val="Page Numbers (Bottom of Page)"/>
        <w:docPartUnique/>
      </w:docPartObj>
    </w:sdtPr>
    <w:sdtContent>
      <w:p w14:paraId="6EB65EB5" w14:textId="77777777" w:rsidR="00F97921" w:rsidRDefault="00F97921" w:rsidP="005210B8">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4</w:t>
        </w:r>
        <w:r>
          <w:rPr>
            <w:rStyle w:val="PageNumber"/>
            <w:rFonts w:eastAsiaTheme="majorEastAsia"/>
          </w:rPr>
          <w:fldChar w:fldCharType="end"/>
        </w:r>
      </w:p>
    </w:sdtContent>
  </w:sdt>
  <w:p w14:paraId="655C2848" w14:textId="77777777" w:rsidR="00F97921" w:rsidRDefault="00F97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441295763"/>
      <w:docPartObj>
        <w:docPartGallery w:val="Page Numbers (Bottom of Page)"/>
        <w:docPartUnique/>
      </w:docPartObj>
    </w:sdtPr>
    <w:sdtContent>
      <w:p w14:paraId="70CF6E67" w14:textId="77777777" w:rsidR="00F97921" w:rsidRDefault="00F97921" w:rsidP="005B245E">
        <w:pPr>
          <w:pStyle w:val="Footer"/>
          <w:framePr w:wrap="none" w:vAnchor="text" w:hAnchor="margin" w:xAlign="center" w:y="1"/>
          <w:rPr>
            <w:rStyle w:val="PageNumber"/>
            <w:rFonts w:eastAsiaTheme="majorEastAsia"/>
          </w:rPr>
        </w:pPr>
        <w:r>
          <w:rPr>
            <w:rStyle w:val="PageNumber"/>
            <w:rFonts w:eastAsiaTheme="majorEastAsia"/>
          </w:rPr>
          <w:t xml:space="preserve">p. </w:t>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Pr>
            <w:rStyle w:val="PageNumber"/>
            <w:rFonts w:eastAsiaTheme="majorEastAsia"/>
          </w:rPr>
          <w:t xml:space="preserve"> (to be removed before submission)</w:t>
        </w:r>
      </w:p>
    </w:sdtContent>
  </w:sdt>
  <w:p w14:paraId="60CB5AFB" w14:textId="77777777" w:rsidR="00F97921" w:rsidRPr="00374E74" w:rsidRDefault="00F97921" w:rsidP="008B2750">
    <w:pPr>
      <w:pStyle w:val="Footer"/>
      <w:tabs>
        <w:tab w:val="center" w:pos="4678"/>
        <w:tab w:val="right" w:pos="10166"/>
      </w:tabs>
      <w:spacing w:after="0"/>
      <w:ind w:right="-806" w:hanging="810"/>
      <w:jc w:val="right"/>
      <w:rPr>
        <w:sz w:val="20"/>
        <w:szCs w:val="20"/>
      </w:rPr>
    </w:pPr>
    <w:r>
      <w:rPr>
        <w:i/>
        <w:sz w:val="20"/>
        <w:szCs w:val="20"/>
      </w:rPr>
      <w:tab/>
    </w:r>
    <w:r>
      <w:rPr>
        <w:i/>
        <w:sz w:val="20"/>
        <w:szCs w:val="20"/>
      </w:rPr>
      <w:tab/>
    </w:r>
    <w:r>
      <w:rPr>
        <w:i/>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DD1C" w14:textId="77777777" w:rsidR="00F97921" w:rsidRDefault="00F97921" w:rsidP="00676B1A">
    <w:pPr>
      <w:pStyle w:val="Footer"/>
      <w:framePr w:wrap="none" w:vAnchor="text" w:hAnchor="margin" w:xAlign="center" w:y="1"/>
      <w:rPr>
        <w:rStyle w:val="PageNumber"/>
        <w:rFonts w:eastAsiaTheme="majorEastAsia"/>
      </w:rPr>
    </w:pPr>
  </w:p>
  <w:p w14:paraId="71895CCD" w14:textId="77777777" w:rsidR="00F97921" w:rsidRPr="00471B5A" w:rsidRDefault="00F97921" w:rsidP="00471B5A">
    <w:pPr>
      <w:pStyle w:val="Footer"/>
      <w:tabs>
        <w:tab w:val="center" w:pos="4678"/>
        <w:tab w:val="right" w:pos="10166"/>
      </w:tabs>
      <w:spacing w:after="0"/>
      <w:ind w:right="-806" w:hanging="810"/>
      <w:jc w:val="righ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712108411"/>
      <w:docPartObj>
        <w:docPartGallery w:val="Page Numbers (Bottom of Page)"/>
        <w:docPartUnique/>
      </w:docPartObj>
    </w:sdtPr>
    <w:sdtContent>
      <w:p w14:paraId="554D2AB4" w14:textId="77777777" w:rsidR="00F97921" w:rsidRDefault="00F97921" w:rsidP="00676B1A">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sdtContent>
  </w:sdt>
  <w:p w14:paraId="0C6C2EC9" w14:textId="7D27F418" w:rsidR="00F97921" w:rsidRPr="00374E74" w:rsidRDefault="00F97921" w:rsidP="00ED76CC">
    <w:pPr>
      <w:pStyle w:val="Footer"/>
      <w:tabs>
        <w:tab w:val="center" w:pos="4678"/>
        <w:tab w:val="right" w:pos="10166"/>
      </w:tabs>
      <w:spacing w:after="0"/>
      <w:ind w:right="-806" w:hanging="810"/>
      <w:jc w:val="right"/>
      <w:rPr>
        <w:sz w:val="20"/>
        <w:szCs w:val="20"/>
      </w:rPr>
    </w:pPr>
    <w:r>
      <w:rPr>
        <w:sz w:val="20"/>
        <w:szCs w:val="20"/>
      </w:rPr>
      <w:t xml:space="preserve">Seth Robles </w:t>
    </w:r>
    <w:r>
      <w:rPr>
        <w:sz w:val="20"/>
        <w:szCs w:val="20"/>
      </w:rPr>
      <w:fldChar w:fldCharType="begin"/>
    </w:r>
    <w:r>
      <w:rPr>
        <w:sz w:val="20"/>
        <w:szCs w:val="20"/>
      </w:rPr>
      <w:instrText xml:space="preserve"> SAVEDATE \@ "M/d/yy" \* MERGEFORMAT </w:instrText>
    </w:r>
    <w:r>
      <w:rPr>
        <w:sz w:val="20"/>
        <w:szCs w:val="20"/>
      </w:rPr>
      <w:fldChar w:fldCharType="separate"/>
    </w:r>
    <w:r>
      <w:rPr>
        <w:noProof/>
        <w:sz w:val="20"/>
        <w:szCs w:val="20"/>
      </w:rPr>
      <w:t>10</w:t>
    </w:r>
    <w:r>
      <w:rPr>
        <w:noProof/>
        <w:sz w:val="20"/>
        <w:szCs w:val="20"/>
      </w:rPr>
      <w:t>/1</w:t>
    </w:r>
    <w:r>
      <w:rPr>
        <w:noProof/>
        <w:sz w:val="20"/>
        <w:szCs w:val="20"/>
      </w:rPr>
      <w:t>7</w:t>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C6CAA" w14:textId="77777777" w:rsidR="00FD72AD" w:rsidRDefault="00FD72AD" w:rsidP="00F97921">
      <w:r>
        <w:separator/>
      </w:r>
    </w:p>
  </w:footnote>
  <w:footnote w:type="continuationSeparator" w:id="0">
    <w:p w14:paraId="04F0EA3D" w14:textId="77777777" w:rsidR="00FD72AD" w:rsidRDefault="00FD72AD" w:rsidP="00F9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004B" w14:textId="77777777" w:rsidR="00F97921" w:rsidRDefault="00FD72AD">
    <w:pPr>
      <w:pStyle w:val="Header"/>
    </w:pPr>
    <w:ins w:id="0" w:author="Kevin DiGenova" w:date="2023-02-08T12:50:00Z">
      <w:r>
        <w:rPr>
          <w:noProof/>
        </w:rPr>
        <w:pict w14:anchorId="34CEB996">
          <v:shapetype id="_x0000_t202" coordsize="21600,21600" o:spt="202" path="m,l,21600r21600,l21600,xe">
            <v:stroke joinstyle="miter"/>
            <v:path gradientshapeok="t" o:connecttype="rect"/>
          </v:shapetype>
          <v:shape id="PowerPlusWaterMarkObject27866449" o:spid="_x0000_s1028"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" o:allowincell="f" filled="f" stroked="f">
            <v:stroke joinstyle="round"/>
            <o:lock v:ext="edit" rotation="t" aspectratio="t" verticies="t" adjusthandles="t" grouping="t" shapetype="t"/>
            <v:textbox>
              <w:txbxContent>
                <w:p w14:paraId="54027450"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A3F4" w14:textId="77777777" w:rsidR="00F97921" w:rsidRDefault="00FD72AD">
    <w:pPr>
      <w:pStyle w:val="Header"/>
    </w:pPr>
    <w:ins w:id="1" w:author="Kevin DiGenova" w:date="2023-02-08T12:50:00Z">
      <w:r>
        <w:rPr>
          <w:noProof/>
        </w:rPr>
        <w:pict w14:anchorId="64CC95E9">
          <v:shapetype id="_x0000_t202" coordsize="21600,21600" o:spt="202" path="m,l,21600r21600,l21600,xe">
            <v:stroke joinstyle="miter"/>
            <v:path gradientshapeok="t" o:connecttype="rect"/>
          </v:shapetype>
          <v:shape id="PowerPlusWaterMarkObject27866450" o:spid="_x0000_s1027"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" o:allowincell="f" filled="f" stroked="f">
            <v:stroke joinstyle="round"/>
            <o:lock v:ext="edit" rotation="t" aspectratio="t" verticies="t" adjusthandles="t" grouping="t" shapetype="t"/>
            <v:textbox>
              <w:txbxContent>
                <w:p w14:paraId="21F0E7D1" w14:textId="77777777" w:rsidR="00F97921" w:rsidRDefault="00F97921" w:rsidP="00C24887">
                  <w:pPr>
                    <w:jc w:val="center"/>
                    <w:rPr>
                      <w:b/>
                      <w:bCs/>
                      <w:color w:val="FF0000"/>
                      <w:sz w:val="72"/>
                      <w:szCs w:val="72"/>
                      <w14:textFill>
                        <w14:solidFill>
                          <w14:srgbClr w14:val="FF0000">
                            <w14:alpha w14:val="33000"/>
                          </w14:srgbClr>
                        </w14:solidFill>
                      </w14:textFill>
                    </w:rPr>
                  </w:pPr>
                  <w:r>
                    <w:rPr>
                      <w:b/>
                      <w:bCs/>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6986" w14:textId="77777777" w:rsidR="00F97921" w:rsidRDefault="00FD72AD">
    <w:pPr>
      <w:pStyle w:val="Header"/>
    </w:pPr>
    <w:ins w:id="2" w:author="Kevin DiGenova" w:date="2023-02-08T12:50:00Z">
      <w:r>
        <w:rPr>
          <w:noProof/>
        </w:rPr>
        <w:pict w14:anchorId="30F2B918">
          <v:shapetype id="_x0000_t202" coordsize="21600,21600" o:spt="202" path="m,l,21600r21600,l21600,xe">
            <v:stroke joinstyle="miter"/>
            <v:path gradientshapeok="t" o:connecttype="rect"/>
          </v:shapetype>
          <v:shape id="PowerPlusWaterMarkObject27866452" o:spid="_x0000_s1026"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" o:allowincell="f" filled="f" stroked="f">
            <v:stroke joinstyle="round"/>
            <o:lock v:ext="edit" rotation="t" aspectratio="t" verticies="t" adjusthandles="t" grouping="t" shapetype="t"/>
            <v:textbox>
              <w:txbxContent>
                <w:p w14:paraId="274387DC"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1E4A" w14:textId="77777777" w:rsidR="00F97921" w:rsidRDefault="00F979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41B1" w14:textId="77777777" w:rsidR="00F97921" w:rsidRDefault="00FD72AD">
    <w:pPr>
      <w:pStyle w:val="Header"/>
    </w:pPr>
    <w:ins w:id="3" w:author="Kevin DiGenova" w:date="2023-02-08T12:50:00Z">
      <w:r>
        <w:rPr>
          <w:noProof/>
        </w:rPr>
        <w:pict w14:anchorId="0407616A">
          <v:shapetype id="_x0000_t202" coordsize="21600,21600" o:spt="202" path="m,l,21600r21600,l21600,xe">
            <v:stroke joinstyle="miter"/>
            <v:path gradientshapeok="t" o:connecttype="rect"/>
          </v:shapetype>
          <v:shape id="PowerPlusWaterMarkObject27866451" o:spid="_x0000_s1025"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" o:allowincell="f" filled="f" stroked="f">
            <v:stroke joinstyle="round"/>
            <o:lock v:ext="edit" rotation="t" aspectratio="t" verticies="t" adjusthandles="t" grouping="t" shapetype="t"/>
            <v:textbox>
              <w:txbxContent>
                <w:p w14:paraId="442DD3EA"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294"/>
    <w:multiLevelType w:val="hybridMultilevel"/>
    <w:tmpl w:val="C776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C35EA"/>
    <w:multiLevelType w:val="hybridMultilevel"/>
    <w:tmpl w:val="BB2AAA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90000151">
    <w:abstractNumId w:val="0"/>
  </w:num>
  <w:num w:numId="2" w16cid:durableId="594217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iGenova">
    <w15:presenceInfo w15:providerId="Windows Live" w15:userId="4e001bb9b7b8d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hdrShapeDefaults>
    <o:shapedefaults v:ext="edit" spidmax="1029"/>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21"/>
    <w:rsid w:val="0010585E"/>
    <w:rsid w:val="00132355"/>
    <w:rsid w:val="00266BCC"/>
    <w:rsid w:val="003D21C9"/>
    <w:rsid w:val="005129A3"/>
    <w:rsid w:val="00552038"/>
    <w:rsid w:val="00663439"/>
    <w:rsid w:val="00707F51"/>
    <w:rsid w:val="007C15D8"/>
    <w:rsid w:val="00A3246A"/>
    <w:rsid w:val="00A84B91"/>
    <w:rsid w:val="00A9065E"/>
    <w:rsid w:val="00B6664E"/>
    <w:rsid w:val="00F0240B"/>
    <w:rsid w:val="00F4365D"/>
    <w:rsid w:val="00F97921"/>
    <w:rsid w:val="00FD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BD706"/>
  <w15:chartTrackingRefBased/>
  <w15:docId w15:val="{8E7C3CE0-E04B-5345-AEF6-AEB48DF2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F97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97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9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9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9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9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7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97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921"/>
    <w:rPr>
      <w:rFonts w:eastAsiaTheme="majorEastAsia" w:cstheme="majorBidi"/>
      <w:color w:val="272727" w:themeColor="text1" w:themeTint="D8"/>
    </w:rPr>
  </w:style>
  <w:style w:type="paragraph" w:styleId="Title">
    <w:name w:val="Title"/>
    <w:basedOn w:val="Normal"/>
    <w:next w:val="Normal"/>
    <w:link w:val="TitleChar"/>
    <w:uiPriority w:val="10"/>
    <w:qFormat/>
    <w:rsid w:val="00F979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921"/>
    <w:pPr>
      <w:spacing w:before="160"/>
      <w:jc w:val="center"/>
    </w:pPr>
    <w:rPr>
      <w:i/>
      <w:iCs/>
      <w:color w:val="404040" w:themeColor="text1" w:themeTint="BF"/>
    </w:rPr>
  </w:style>
  <w:style w:type="character" w:customStyle="1" w:styleId="QuoteChar">
    <w:name w:val="Quote Char"/>
    <w:basedOn w:val="DefaultParagraphFont"/>
    <w:link w:val="Quote"/>
    <w:uiPriority w:val="29"/>
    <w:rsid w:val="00F97921"/>
    <w:rPr>
      <w:i/>
      <w:iCs/>
      <w:color w:val="404040" w:themeColor="text1" w:themeTint="BF"/>
    </w:rPr>
  </w:style>
  <w:style w:type="paragraph" w:styleId="ListParagraph">
    <w:name w:val="List Paragraph"/>
    <w:basedOn w:val="Normal"/>
    <w:uiPriority w:val="34"/>
    <w:qFormat/>
    <w:rsid w:val="00F97921"/>
    <w:pPr>
      <w:ind w:left="720"/>
      <w:contextualSpacing/>
    </w:pPr>
  </w:style>
  <w:style w:type="character" w:styleId="IntenseEmphasis">
    <w:name w:val="Intense Emphasis"/>
    <w:basedOn w:val="DefaultParagraphFont"/>
    <w:uiPriority w:val="21"/>
    <w:qFormat/>
    <w:rsid w:val="00F97921"/>
    <w:rPr>
      <w:i/>
      <w:iCs/>
      <w:color w:val="0F4761" w:themeColor="accent1" w:themeShade="BF"/>
    </w:rPr>
  </w:style>
  <w:style w:type="paragraph" w:styleId="IntenseQuote">
    <w:name w:val="Intense Quote"/>
    <w:basedOn w:val="Normal"/>
    <w:next w:val="Normal"/>
    <w:link w:val="IntenseQuoteChar"/>
    <w:uiPriority w:val="30"/>
    <w:qFormat/>
    <w:rsid w:val="00F97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921"/>
    <w:rPr>
      <w:i/>
      <w:iCs/>
      <w:color w:val="0F4761" w:themeColor="accent1" w:themeShade="BF"/>
    </w:rPr>
  </w:style>
  <w:style w:type="character" w:styleId="IntenseReference">
    <w:name w:val="Intense Reference"/>
    <w:basedOn w:val="DefaultParagraphFont"/>
    <w:uiPriority w:val="32"/>
    <w:qFormat/>
    <w:rsid w:val="00F97921"/>
    <w:rPr>
      <w:b/>
      <w:bCs/>
      <w:smallCaps/>
      <w:color w:val="0F4761" w:themeColor="accent1" w:themeShade="BF"/>
      <w:spacing w:val="5"/>
    </w:rPr>
  </w:style>
  <w:style w:type="paragraph" w:customStyle="1" w:styleId="2671Text">
    <w:name w:val="2671 Text"/>
    <w:link w:val="2671TextChar"/>
    <w:rsid w:val="00F97921"/>
    <w:pPr>
      <w:spacing w:after="120" w:line="240" w:lineRule="auto"/>
      <w:ind w:firstLine="432"/>
      <w:jc w:val="both"/>
    </w:pPr>
    <w:rPr>
      <w:rFonts w:ascii="Times New Roman" w:eastAsia="Times New Roman" w:hAnsi="Times New Roman" w:cs="Times New Roman"/>
      <w:kern w:val="0"/>
      <w14:ligatures w14:val="none"/>
    </w:rPr>
  </w:style>
  <w:style w:type="paragraph" w:customStyle="1" w:styleId="FigureCaption">
    <w:name w:val="Figure Caption"/>
    <w:basedOn w:val="2671Text"/>
    <w:next w:val="2671Text"/>
    <w:autoRedefine/>
    <w:rsid w:val="00F97921"/>
    <w:pPr>
      <w:spacing w:before="60"/>
      <w:ind w:left="720" w:right="720" w:firstLine="0"/>
    </w:pPr>
    <w:rPr>
      <w:bCs/>
      <w:sz w:val="22"/>
    </w:rPr>
  </w:style>
  <w:style w:type="paragraph" w:styleId="Footer">
    <w:name w:val="footer"/>
    <w:basedOn w:val="Normal"/>
    <w:link w:val="FooterChar"/>
    <w:rsid w:val="00F97921"/>
    <w:pPr>
      <w:tabs>
        <w:tab w:val="center" w:pos="4320"/>
        <w:tab w:val="right" w:pos="8640"/>
      </w:tabs>
      <w:spacing w:after="60"/>
      <w:ind w:firstLine="432"/>
      <w:jc w:val="both"/>
    </w:pPr>
  </w:style>
  <w:style w:type="character" w:customStyle="1" w:styleId="FooterChar">
    <w:name w:val="Footer Char"/>
    <w:basedOn w:val="DefaultParagraphFont"/>
    <w:link w:val="Footer"/>
    <w:rsid w:val="00F97921"/>
    <w:rPr>
      <w:rFonts w:ascii="Times New Roman" w:eastAsia="Times New Roman" w:hAnsi="Times New Roman" w:cs="Times New Roman"/>
      <w:kern w:val="0"/>
      <w14:ligatures w14:val="none"/>
    </w:rPr>
  </w:style>
  <w:style w:type="character" w:styleId="PageNumber">
    <w:name w:val="page number"/>
    <w:basedOn w:val="DefaultParagraphFont"/>
    <w:rsid w:val="00F97921"/>
  </w:style>
  <w:style w:type="paragraph" w:styleId="Header">
    <w:name w:val="header"/>
    <w:basedOn w:val="Normal"/>
    <w:link w:val="HeaderChar"/>
    <w:rsid w:val="00F97921"/>
    <w:pPr>
      <w:tabs>
        <w:tab w:val="center" w:pos="4320"/>
        <w:tab w:val="right" w:pos="8640"/>
      </w:tabs>
      <w:spacing w:after="60"/>
      <w:ind w:firstLine="432"/>
      <w:jc w:val="both"/>
    </w:pPr>
  </w:style>
  <w:style w:type="character" w:customStyle="1" w:styleId="HeaderChar">
    <w:name w:val="Header Char"/>
    <w:basedOn w:val="DefaultParagraphFont"/>
    <w:link w:val="Header"/>
    <w:rsid w:val="00F97921"/>
    <w:rPr>
      <w:rFonts w:ascii="Times New Roman" w:eastAsia="Times New Roman" w:hAnsi="Times New Roman" w:cs="Times New Roman"/>
      <w:kern w:val="0"/>
      <w14:ligatures w14:val="none"/>
    </w:rPr>
  </w:style>
  <w:style w:type="character" w:customStyle="1" w:styleId="2671TextChar">
    <w:name w:val="2671 Text Char"/>
    <w:link w:val="2671Text"/>
    <w:rsid w:val="00F97921"/>
    <w:rPr>
      <w:rFonts w:ascii="Times New Roman" w:eastAsia="Times New Roman" w:hAnsi="Times New Roman" w:cs="Times New Roman"/>
      <w:kern w:val="0"/>
      <w14:ligatures w14:val="none"/>
    </w:rPr>
  </w:style>
  <w:style w:type="character" w:styleId="Strong">
    <w:name w:val="Strong"/>
    <w:uiPriority w:val="22"/>
    <w:qFormat/>
    <w:rsid w:val="00F97921"/>
    <w:rPr>
      <w:b/>
      <w:bCs/>
    </w:rPr>
  </w:style>
  <w:style w:type="paragraph" w:styleId="NormalWeb">
    <w:name w:val="Normal (Web)"/>
    <w:basedOn w:val="Normal"/>
    <w:uiPriority w:val="99"/>
    <w:rsid w:val="00F97921"/>
    <w:pPr>
      <w:spacing w:before="100" w:beforeAutospacing="1" w:after="100" w:afterAutospacing="1"/>
    </w:pPr>
  </w:style>
  <w:style w:type="table" w:styleId="GridTable1Light">
    <w:name w:val="Grid Table 1 Light"/>
    <w:basedOn w:val="TableNormal"/>
    <w:uiPriority w:val="46"/>
    <w:rsid w:val="007C15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436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Robles</dc:creator>
  <cp:keywords/>
  <dc:description/>
  <cp:lastModifiedBy>Seth Robles</cp:lastModifiedBy>
  <cp:revision>2</cp:revision>
  <dcterms:created xsi:type="dcterms:W3CDTF">2025-10-17T16:57:00Z</dcterms:created>
  <dcterms:modified xsi:type="dcterms:W3CDTF">2025-10-17T20:35:00Z</dcterms:modified>
</cp:coreProperties>
</file>