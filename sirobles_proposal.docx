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B9D0" w14:textId="77777777" w:rsidR="00F97921" w:rsidRPr="00090CB1" w:rsidRDefault="00F97921" w:rsidP="00F97921">
      <w:pPr>
        <w:jc w:val="right"/>
        <w:rPr>
          <w:i/>
        </w:rPr>
      </w:pPr>
    </w:p>
    <w:p w14:paraId="468913F7" w14:textId="77777777" w:rsidR="00F97921" w:rsidRDefault="00F97921" w:rsidP="00F97921">
      <w:pPr>
        <w:jc w:val="center"/>
      </w:pPr>
    </w:p>
    <w:p w14:paraId="13CFB570" w14:textId="77777777" w:rsidR="00F97921" w:rsidRDefault="00F97921" w:rsidP="00F97921">
      <w:pPr>
        <w:jc w:val="center"/>
      </w:pPr>
    </w:p>
    <w:p w14:paraId="227040D6" w14:textId="77777777" w:rsidR="00F97921" w:rsidRDefault="00F97921" w:rsidP="00F97921">
      <w:pPr>
        <w:jc w:val="center"/>
      </w:pPr>
    </w:p>
    <w:p w14:paraId="47741F98" w14:textId="77777777" w:rsidR="00F97921" w:rsidRDefault="00F97921" w:rsidP="00F97921">
      <w:pPr>
        <w:jc w:val="center"/>
      </w:pPr>
    </w:p>
    <w:p w14:paraId="4CECD97E" w14:textId="77777777" w:rsidR="00F97921" w:rsidRDefault="00F97921" w:rsidP="00F97921">
      <w:pPr>
        <w:jc w:val="center"/>
      </w:pPr>
    </w:p>
    <w:p w14:paraId="3560975B" w14:textId="77777777" w:rsidR="00F97921" w:rsidRDefault="00F97921" w:rsidP="00F97921">
      <w:pPr>
        <w:pStyle w:val="FigureCaption"/>
      </w:pPr>
    </w:p>
    <w:p w14:paraId="559B5D11" w14:textId="77777777" w:rsidR="00F97921" w:rsidRDefault="00F97921" w:rsidP="00F97921">
      <w:pPr>
        <w:jc w:val="center"/>
      </w:pPr>
    </w:p>
    <w:p w14:paraId="444E3B4E" w14:textId="77777777" w:rsidR="00F97921" w:rsidRDefault="00F97921" w:rsidP="00F97921">
      <w:pPr>
        <w:jc w:val="center"/>
      </w:pPr>
    </w:p>
    <w:p w14:paraId="0845E8EB" w14:textId="77777777" w:rsidR="00F97921" w:rsidRDefault="00F97921" w:rsidP="00F97921">
      <w:pPr>
        <w:jc w:val="center"/>
      </w:pPr>
    </w:p>
    <w:p w14:paraId="7D054114" w14:textId="77777777" w:rsidR="00F97921" w:rsidRDefault="00F97921" w:rsidP="00F97921">
      <w:pPr>
        <w:jc w:val="center"/>
      </w:pPr>
    </w:p>
    <w:p w14:paraId="4D9EA7EE" w14:textId="77777777" w:rsidR="00F97921" w:rsidRDefault="00F97921" w:rsidP="00F97921">
      <w:pPr>
        <w:jc w:val="center"/>
      </w:pPr>
    </w:p>
    <w:p w14:paraId="5A9D457A" w14:textId="65EB85E0" w:rsidR="00F97921" w:rsidRDefault="005E0902" w:rsidP="00F97921">
      <w:pPr>
        <w:jc w:val="center"/>
        <w:rPr>
          <w:b/>
        </w:rPr>
      </w:pPr>
      <w:r>
        <w:rPr>
          <w:b/>
        </w:rPr>
        <w:t>Training</w:t>
      </w:r>
      <w:r w:rsidR="00F97921">
        <w:rPr>
          <w:b/>
        </w:rPr>
        <w:t xml:space="preserve"> a 7-DOF Robot to Catch Falling Objects</w:t>
      </w:r>
    </w:p>
    <w:p w14:paraId="5E7F485D" w14:textId="77777777" w:rsidR="00F97921" w:rsidRDefault="00F97921" w:rsidP="00F97921">
      <w:pPr>
        <w:jc w:val="center"/>
        <w:rPr>
          <w:b/>
        </w:rPr>
      </w:pPr>
    </w:p>
    <w:p w14:paraId="5407F8F7" w14:textId="77777777" w:rsidR="00F97921" w:rsidRDefault="00F97921" w:rsidP="00F97921">
      <w:pPr>
        <w:jc w:val="center"/>
        <w:rPr>
          <w:b/>
        </w:rPr>
      </w:pPr>
      <w:r>
        <w:rPr>
          <w:b/>
        </w:rPr>
        <w:t>Seth Robles</w:t>
      </w:r>
    </w:p>
    <w:p w14:paraId="50E70C1F" w14:textId="39E9F60F" w:rsidR="00F97921" w:rsidRDefault="00A84B91" w:rsidP="00F97921">
      <w:pPr>
        <w:jc w:val="center"/>
      </w:pPr>
      <w:r>
        <w:t>sirobles</w:t>
      </w:r>
    </w:p>
    <w:p w14:paraId="4AC8ECC9" w14:textId="5DFB55E1" w:rsidR="00F97921" w:rsidRPr="00A734B8" w:rsidRDefault="00F97921" w:rsidP="00F97921">
      <w:pPr>
        <w:jc w:val="center"/>
        <w:rPr>
          <w:i/>
          <w:color w:val="FF40FF"/>
        </w:rPr>
      </w:pPr>
      <w:r>
        <w:fldChar w:fldCharType="begin"/>
      </w:r>
      <w:r>
        <w:instrText xml:space="preserve"> DATE \@ "M/d/yy" </w:instrText>
      </w:r>
      <w:r>
        <w:fldChar w:fldCharType="separate"/>
      </w:r>
      <w:r w:rsidR="005E0902">
        <w:rPr>
          <w:noProof/>
        </w:rPr>
        <w:t>10/31</w:t>
      </w:r>
      <w:r w:rsidR="005E0902">
        <w:rPr>
          <w:noProof/>
        </w:rPr>
        <w:t>/25</w:t>
      </w:r>
      <w:r>
        <w:fldChar w:fldCharType="end"/>
      </w:r>
    </w:p>
    <w:p w14:paraId="7A9A647B" w14:textId="5E8702A7" w:rsidR="00F97921" w:rsidRPr="00F97921" w:rsidRDefault="00F97921" w:rsidP="00F97921">
      <w:pPr>
        <w:jc w:val="center"/>
      </w:pPr>
      <w:r>
        <w:t>6.4212 Robotic Manipulation</w:t>
      </w:r>
    </w:p>
    <w:p w14:paraId="100DC2F7" w14:textId="6580A113" w:rsidR="00F97921" w:rsidRPr="00A734B8" w:rsidRDefault="00F97921" w:rsidP="00F97921">
      <w:pPr>
        <w:jc w:val="center"/>
        <w:rPr>
          <w:i/>
          <w:color w:val="0070C0"/>
        </w:rPr>
      </w:pPr>
      <w:r>
        <w:t>Prof. Lorenzo-Perez</w:t>
      </w:r>
    </w:p>
    <w:p w14:paraId="7AFD3001" w14:textId="77777777" w:rsidR="00F97921" w:rsidRDefault="00F97921" w:rsidP="00F97921">
      <w:pPr>
        <w:jc w:val="center"/>
        <w:rPr>
          <w:i/>
        </w:rPr>
      </w:pPr>
      <w:r>
        <w:rPr>
          <w:i/>
        </w:rPr>
        <w:br w:type="page"/>
      </w:r>
    </w:p>
    <w:p w14:paraId="5E2791FE" w14:textId="77777777" w:rsidR="00F97921" w:rsidRDefault="00F97921" w:rsidP="00F97921">
      <w:pPr>
        <w:pStyle w:val="Heading1"/>
        <w:sectPr w:rsidR="00F97921" w:rsidSect="00F97921">
          <w:headerReference w:type="even" r:id="rId7"/>
          <w:headerReference w:type="default" r:id="rId8"/>
          <w:footerReference w:type="even" r:id="rId9"/>
          <w:footerReference w:type="default" r:id="rId10"/>
          <w:footerReference w:type="first" r:id="rId11"/>
          <w:pgSz w:w="12240" w:h="15840"/>
          <w:pgMar w:top="1440" w:right="1440" w:bottom="1440" w:left="1440" w:header="720" w:footer="576" w:gutter="0"/>
          <w:pgNumType w:start="1"/>
          <w:cols w:space="720"/>
          <w:titlePg/>
          <w:docGrid w:linePitch="360"/>
        </w:sectPr>
      </w:pPr>
    </w:p>
    <w:p w14:paraId="2F18B23D" w14:textId="77777777" w:rsidR="00F97921" w:rsidRPr="00A734B8" w:rsidRDefault="00F97921" w:rsidP="00F97921">
      <w:pPr>
        <w:pStyle w:val="Heading1"/>
        <w:rPr>
          <w:color w:val="0070C0"/>
        </w:rPr>
      </w:pPr>
      <w:r w:rsidRPr="00DE3215">
        <w:lastRenderedPageBreak/>
        <w:t xml:space="preserve">Executive Summary: </w:t>
      </w:r>
    </w:p>
    <w:p w14:paraId="3E2A3814" w14:textId="21C2F8E2" w:rsidR="00F4365D" w:rsidRPr="00EE3408" w:rsidRDefault="00F97921" w:rsidP="00F4365D">
      <w:pPr>
        <w:pStyle w:val="2671Text"/>
        <w:ind w:firstLine="0"/>
        <w:jc w:val="left"/>
        <w:rPr>
          <w:color w:val="000000" w:themeColor="text1"/>
        </w:rPr>
      </w:pPr>
      <w:r>
        <w:rPr>
          <w:color w:val="000000" w:themeColor="text1"/>
        </w:rPr>
        <w:tab/>
        <w:t xml:space="preserve">This project investigates </w:t>
      </w:r>
      <w:r w:rsidR="005E0902">
        <w:rPr>
          <w:color w:val="000000" w:themeColor="text1"/>
        </w:rPr>
        <w:t xml:space="preserve">how to control a 7-DoF KUKA arm </w:t>
      </w:r>
      <w:r w:rsidR="00663439">
        <w:rPr>
          <w:color w:val="000000" w:themeColor="text1"/>
        </w:rPr>
        <w:t>to catch falling objects</w:t>
      </w:r>
      <w:r w:rsidR="00132355">
        <w:rPr>
          <w:color w:val="000000" w:themeColor="text1"/>
        </w:rPr>
        <w:t xml:space="preserve">. The simulation will be </w:t>
      </w:r>
      <w:r w:rsidR="00663439">
        <w:rPr>
          <w:color w:val="000000" w:themeColor="text1"/>
        </w:rPr>
        <w:t>built</w:t>
      </w:r>
      <w:r w:rsidR="00132355">
        <w:rPr>
          <w:color w:val="000000" w:themeColor="text1"/>
        </w:rPr>
        <w:t xml:space="preserve"> in Drake and </w:t>
      </w:r>
      <w:r w:rsidR="00EE3408">
        <w:rPr>
          <w:color w:val="000000" w:themeColor="text1"/>
        </w:rPr>
        <w:t xml:space="preserve">will focus on using trajectory prediction, inverse kinematics and trajectory optimization, and catching dynamics. The </w:t>
      </w:r>
      <w:r w:rsidR="00F4365D">
        <w:t xml:space="preserve">deliverable </w:t>
      </w:r>
      <w:r w:rsidR="00663439">
        <w:t xml:space="preserve">for this project will be </w:t>
      </w:r>
      <w:r w:rsidR="00EE3408">
        <w:t>a Jupyter Notebook(s) that uses the previously mentioned methods to catch items randomly placed above the robot’s workspace that fall after loading</w:t>
      </w:r>
      <w:r w:rsidR="00663439">
        <w:t>. Success will be measured by the catch success rate (arbitrarily set at 75%) across varied drop positions and velocities</w:t>
      </w:r>
      <w:r w:rsidR="00F4365D">
        <w:t xml:space="preserve">. The final submission will include a </w:t>
      </w:r>
      <w:r w:rsidR="00663439">
        <w:t>demonstration video, training logs, and analysis of the robot’s performance across conditions.</w:t>
      </w:r>
    </w:p>
    <w:p w14:paraId="64A84E16" w14:textId="77777777" w:rsidR="00EE3408" w:rsidRDefault="00EE3408" w:rsidP="00F97921">
      <w:pPr>
        <w:spacing w:after="120"/>
        <w:rPr>
          <w:color w:val="000000" w:themeColor="text1"/>
        </w:rPr>
      </w:pPr>
    </w:p>
    <w:p w14:paraId="673B4F31" w14:textId="77F742E3" w:rsidR="00F0240B" w:rsidRPr="00D172CE" w:rsidRDefault="00F4365D" w:rsidP="00F97921">
      <w:pPr>
        <w:pStyle w:val="2671Text"/>
        <w:ind w:firstLine="0"/>
        <w:rPr>
          <w:bCs/>
          <w:color w:val="000000" w:themeColor="text1"/>
        </w:rPr>
      </w:pPr>
      <w:r>
        <w:rPr>
          <w:b/>
          <w:bCs/>
        </w:rPr>
        <w:t xml:space="preserve">Relevant Class </w:t>
      </w:r>
      <w:r w:rsidR="00F97921" w:rsidRPr="00C42238">
        <w:rPr>
          <w:b/>
          <w:bCs/>
        </w:rPr>
        <w:t>Terms</w:t>
      </w:r>
      <w:r w:rsidR="00F97921" w:rsidRPr="00B2445B">
        <w:t xml:space="preserve">: </w:t>
      </w:r>
      <w:r>
        <w:rPr>
          <w:bCs/>
          <w:color w:val="000000" w:themeColor="text1"/>
        </w:rPr>
        <w:t>Motion planning with model constraints</w:t>
      </w:r>
      <w:r w:rsidR="00663439">
        <w:rPr>
          <w:bCs/>
          <w:color w:val="000000" w:themeColor="text1"/>
        </w:rPr>
        <w:t>;</w:t>
      </w:r>
      <w:r>
        <w:rPr>
          <w:bCs/>
          <w:color w:val="000000" w:themeColor="text1"/>
        </w:rPr>
        <w:t xml:space="preserve"> </w:t>
      </w:r>
      <w:r w:rsidR="00663439">
        <w:rPr>
          <w:bCs/>
          <w:color w:val="000000" w:themeColor="text1"/>
        </w:rPr>
        <w:t>G</w:t>
      </w:r>
      <w:r>
        <w:rPr>
          <w:bCs/>
          <w:color w:val="000000" w:themeColor="text1"/>
        </w:rPr>
        <w:t>eometric perception</w:t>
      </w:r>
      <w:r w:rsidR="00EE3408">
        <w:rPr>
          <w:bCs/>
          <w:color w:val="000000" w:themeColor="text1"/>
        </w:rPr>
        <w:t xml:space="preserve">; </w:t>
      </w:r>
      <w:r w:rsidR="00663439">
        <w:rPr>
          <w:bCs/>
          <w:color w:val="000000" w:themeColor="text1"/>
        </w:rPr>
        <w:t>C</w:t>
      </w:r>
      <w:r>
        <w:rPr>
          <w:bCs/>
          <w:color w:val="000000" w:themeColor="text1"/>
        </w:rPr>
        <w:t>ontact modeling</w:t>
      </w:r>
    </w:p>
    <w:p w14:paraId="01C4E3F4" w14:textId="4DE325B2" w:rsidR="00F97921" w:rsidRPr="00B2445B" w:rsidRDefault="00663439" w:rsidP="00F97921">
      <w:pPr>
        <w:pStyle w:val="Heading1"/>
      </w:pPr>
      <w:r>
        <w:t xml:space="preserve">1 </w:t>
      </w:r>
      <w:r w:rsidR="00F97921" w:rsidRPr="00B2445B">
        <w:t>Motivation</w:t>
      </w:r>
      <w:r>
        <w:t xml:space="preserve"> and Previous Work</w:t>
      </w:r>
      <w:r w:rsidR="00F97921" w:rsidRPr="00B2445B">
        <w:t xml:space="preserve">: </w:t>
      </w:r>
    </w:p>
    <w:p w14:paraId="1B48AD2C" w14:textId="5F1FC8D4" w:rsidR="00EE3408" w:rsidRDefault="00663439" w:rsidP="00F97921">
      <w:pPr>
        <w:pStyle w:val="2671Text"/>
        <w:ind w:firstLine="0"/>
        <w:rPr>
          <w:bCs/>
          <w:color w:val="000000" w:themeColor="text1"/>
        </w:rPr>
      </w:pPr>
      <w:r>
        <w:rPr>
          <w:bCs/>
          <w:color w:val="000000" w:themeColor="text1"/>
        </w:rPr>
        <w:t xml:space="preserve">I am interested in </w:t>
      </w:r>
      <w:r w:rsidR="00EE3408">
        <w:rPr>
          <w:bCs/>
          <w:color w:val="000000" w:themeColor="text1"/>
        </w:rPr>
        <w:t>this catching problem because it contains a lot of nuance and difficulty in a relatively simple action. The tasks provides a safe but challenging way to implement key concepts in class, with the option for scaling difficulty reasonably well. Additionally, I am interested in eventually learning more about reinforcement learning, which I believe this task could be well suited for and could be a potential future extension of my work.</w:t>
      </w:r>
    </w:p>
    <w:p w14:paraId="12DD5716" w14:textId="77777777" w:rsidR="00707F51" w:rsidRDefault="00707F51" w:rsidP="00F97921">
      <w:pPr>
        <w:pStyle w:val="2671Text"/>
        <w:ind w:firstLine="0"/>
      </w:pPr>
    </w:p>
    <w:p w14:paraId="13134849" w14:textId="5D06A222" w:rsidR="00663439" w:rsidRDefault="00707F51" w:rsidP="00F97921">
      <w:pPr>
        <w:pStyle w:val="2671Text"/>
        <w:ind w:firstLine="0"/>
      </w:pPr>
      <w:r>
        <w:t xml:space="preserve">There has been much past work similar to this project. </w:t>
      </w:r>
      <w:r>
        <w:rPr>
          <w:rStyle w:val="Emphasis"/>
          <w:rFonts w:eastAsiaTheme="majorEastAsia"/>
        </w:rPr>
        <w:t>Revisiting Ball Catching</w:t>
      </w:r>
      <w:r>
        <w:t xml:space="preserve"> (Dong et al., ICRA 2020) demonstrates discrete replanning for mobile-manipulator intercepts, while </w:t>
      </w:r>
      <w:r>
        <w:rPr>
          <w:rStyle w:val="Emphasis"/>
          <w:rFonts w:eastAsiaTheme="majorEastAsia"/>
        </w:rPr>
        <w:t>Rollin’ Justin</w:t>
      </w:r>
      <w:r>
        <w:t xml:space="preserve"> (Leidner et al., Humanoids 2016) shows real-time perception and control for airborne catches. </w:t>
      </w:r>
      <w:r>
        <w:rPr>
          <w:rStyle w:val="Emphasis"/>
          <w:rFonts w:eastAsiaTheme="majorEastAsia"/>
        </w:rPr>
        <w:t>TossingBot</w:t>
      </w:r>
      <w:r>
        <w:t xml:space="preserve"> (Zeng et al., RSS 2019) introduces residual-physics learning that transfers effectively to dynamic tasks. Finally, both underactuated robotics and this course reference the </w:t>
      </w:r>
      <w:r>
        <w:rPr>
          <w:rStyle w:val="Emphasis"/>
          <w:rFonts w:eastAsiaTheme="majorEastAsia"/>
        </w:rPr>
        <w:t>Drake Gym</w:t>
      </w:r>
      <w:r>
        <w:t xml:space="preserve"> interface to create reproducible RL environments.</w:t>
      </w:r>
    </w:p>
    <w:p w14:paraId="3BEDC4EA" w14:textId="7D37B56E" w:rsidR="00F97921" w:rsidRPr="00A217E2" w:rsidRDefault="00663439" w:rsidP="00F97921">
      <w:pPr>
        <w:pStyle w:val="Heading1"/>
      </w:pPr>
      <w:r>
        <w:t xml:space="preserve">2 </w:t>
      </w:r>
      <w:r w:rsidR="0010585E">
        <w:t>Project</w:t>
      </w:r>
      <w:r w:rsidR="00F97921" w:rsidRPr="00A217E2">
        <w:t xml:space="preserve"> Plan: </w:t>
      </w:r>
    </w:p>
    <w:p w14:paraId="2BA8109D" w14:textId="5058D3F9" w:rsidR="00F97921" w:rsidRDefault="00663439" w:rsidP="00F97921">
      <w:pPr>
        <w:pStyle w:val="Heading2"/>
      </w:pPr>
      <w:r>
        <w:t>2</w:t>
      </w:r>
      <w:r w:rsidR="00F97921">
        <w:t xml:space="preserve">.1 </w:t>
      </w:r>
      <w:r w:rsidR="0010585E">
        <w:t>Project</w:t>
      </w:r>
      <w:r w:rsidR="00F97921" w:rsidRPr="00A217E2">
        <w:t xml:space="preserve"> Setup:</w:t>
      </w:r>
    </w:p>
    <w:p w14:paraId="2F62EA3C" w14:textId="74878A9C" w:rsidR="00663439" w:rsidRDefault="00663439" w:rsidP="00663439">
      <w:r>
        <w:t>The project will be broken into three stages: situation perception, trajectory prediction, and motion planning.</w:t>
      </w:r>
    </w:p>
    <w:p w14:paraId="619C8C6F" w14:textId="77777777" w:rsidR="00663439" w:rsidRDefault="00663439" w:rsidP="00663439"/>
    <w:p w14:paraId="4B28BAD5" w14:textId="517ACFB0" w:rsidR="00663439" w:rsidRDefault="00663439" w:rsidP="00663439">
      <w:r w:rsidRPr="00663439">
        <w:rPr>
          <w:b/>
          <w:bCs/>
        </w:rPr>
        <w:t>Situation perception</w:t>
      </w:r>
      <w:r>
        <w:t xml:space="preserve"> will include the falling object’s centroid and motion trajectory in simulation. Initially, this will use ground-truth information. Later, I plan to add simulated cameras that are closer to real life scenarios.</w:t>
      </w:r>
      <w:r w:rsidR="00707F51">
        <w:t xml:space="preserve"> </w:t>
      </w:r>
      <w:r w:rsidRPr="00663439">
        <w:rPr>
          <w:b/>
          <w:bCs/>
        </w:rPr>
        <w:t>T</w:t>
      </w:r>
      <w:r>
        <w:rPr>
          <w:b/>
          <w:bCs/>
        </w:rPr>
        <w:t>rajectory prediction</w:t>
      </w:r>
      <w:r>
        <w:t xml:space="preserve"> will encompass analyzing projectile motion to provide a time-based intercept estimate. Assuming a ground-truth, this is relatively simple. With increased complexity of perception, however, this will also grow more </w:t>
      </w:r>
      <w:r w:rsidR="00707F51">
        <w:t>difficult</w:t>
      </w:r>
      <w:r>
        <w:t>.</w:t>
      </w:r>
      <w:r w:rsidR="00707F51">
        <w:t xml:space="preserve"> </w:t>
      </w:r>
      <w:r>
        <w:rPr>
          <w:b/>
          <w:bCs/>
        </w:rPr>
        <w:t>Motion planning</w:t>
      </w:r>
      <w:r>
        <w:t xml:space="preserve"> is the main focus of this project. Given a trajectory, this will plan the iiwa’s movement to catch an object while maintain</w:t>
      </w:r>
      <w:r w:rsidR="00707F51">
        <w:t xml:space="preserve">ing </w:t>
      </w:r>
      <w:r>
        <w:t xml:space="preserve">a stable orientation. The catching </w:t>
      </w:r>
      <w:r>
        <w:lastRenderedPageBreak/>
        <w:t>mechanism could use the default 2 finger gripper used in the class or include some attachment to simplify grasping dynamics.</w:t>
      </w:r>
    </w:p>
    <w:p w14:paraId="01C6E840" w14:textId="77777777" w:rsidR="00663439" w:rsidRDefault="00663439" w:rsidP="00663439"/>
    <w:p w14:paraId="2E34C1CE" w14:textId="1E26159C" w:rsidR="007C15D8" w:rsidRDefault="00EE3408" w:rsidP="00663439">
      <w:r>
        <w:t>Initially, limiting</w:t>
      </w:r>
      <w:r w:rsidR="00663439">
        <w:t xml:space="preserve"> </w:t>
      </w:r>
      <w:r w:rsidR="00B07440">
        <w:t>perception</w:t>
      </w:r>
      <w:r w:rsidR="00663439">
        <w:t xml:space="preserve"> complexity will allow me to familiarize myself with</w:t>
      </w:r>
      <w:r>
        <w:t xml:space="preserve"> best methods for motion planning</w:t>
      </w:r>
      <w:r w:rsidR="00663439">
        <w:t xml:space="preserve">. I will do my best to avoid pursuing this extensively, ensuring that the scope of the project always </w:t>
      </w:r>
      <w:r w:rsidR="00707F51">
        <w:t>l</w:t>
      </w:r>
      <w:r w:rsidR="00663439">
        <w:t xml:space="preserve">ends itself somewhat to reality. In a </w:t>
      </w:r>
      <w:r w:rsidR="00707F51">
        <w:t>really ideal</w:t>
      </w:r>
      <w:r w:rsidR="00663439">
        <w:t xml:space="preserve"> scenario, if my simulation work goes well, I would like to try implementing this </w:t>
      </w:r>
      <w:r w:rsidR="00707F51">
        <w:t>on an actual iiwa. I have discussed with an MIT lab with an iiwa available and plan on continuing communication to learn about the process of real2sim either as part of my final demo or as a follow-up after this class.</w:t>
      </w:r>
    </w:p>
    <w:p w14:paraId="17F0559A" w14:textId="77777777" w:rsidR="00707F51" w:rsidRPr="00663439" w:rsidRDefault="00707F51" w:rsidP="00663439"/>
    <w:p w14:paraId="0BB617E7" w14:textId="03C1D16B" w:rsidR="00F97921" w:rsidRPr="007C15D8" w:rsidRDefault="00663439" w:rsidP="007C15D8">
      <w:pPr>
        <w:pStyle w:val="Heading2"/>
      </w:pPr>
      <w:r>
        <w:t>2</w:t>
      </w:r>
      <w:r w:rsidR="00F97921">
        <w:t xml:space="preserve">.2 </w:t>
      </w:r>
      <w:r w:rsidR="00F4365D">
        <w:t>Timeline</w:t>
      </w:r>
    </w:p>
    <w:p w14:paraId="0496A142" w14:textId="77777777" w:rsidR="007C15D8" w:rsidRDefault="007C15D8" w:rsidP="00F97921">
      <w:pPr>
        <w:pStyle w:val="2671Text"/>
        <w:ind w:firstLine="0"/>
        <w:rPr>
          <w:color w:val="000000" w:themeColor="text1"/>
        </w:rPr>
      </w:pPr>
    </w:p>
    <w:tbl>
      <w:tblPr>
        <w:tblStyle w:val="GridTable1Light"/>
        <w:tblW w:w="0" w:type="auto"/>
        <w:tblLook w:val="04A0" w:firstRow="1" w:lastRow="0" w:firstColumn="1" w:lastColumn="0" w:noHBand="0" w:noVBand="1"/>
      </w:tblPr>
      <w:tblGrid>
        <w:gridCol w:w="1224"/>
        <w:gridCol w:w="1111"/>
        <w:gridCol w:w="2416"/>
        <w:gridCol w:w="4599"/>
      </w:tblGrid>
      <w:tr w:rsidR="0041035D" w14:paraId="7D2EA97B" w14:textId="77777777" w:rsidTr="007C1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248CA" w14:textId="77777777" w:rsidR="007C15D8" w:rsidRPr="007C15D8" w:rsidRDefault="007C15D8">
            <w:pPr>
              <w:jc w:val="center"/>
              <w:rPr>
                <w:b w:val="0"/>
                <w:bCs w:val="0"/>
              </w:rPr>
            </w:pPr>
            <w:r w:rsidRPr="007C15D8">
              <w:rPr>
                <w:rStyle w:val="Strong"/>
                <w:rFonts w:eastAsiaTheme="majorEastAsia"/>
                <w:b/>
                <w:bCs/>
              </w:rPr>
              <w:t>Week Number</w:t>
            </w:r>
          </w:p>
        </w:tc>
        <w:tc>
          <w:tcPr>
            <w:tcW w:w="0" w:type="auto"/>
            <w:hideMark/>
          </w:tcPr>
          <w:p w14:paraId="088F5F81" w14:textId="77777777" w:rsidR="007C15D8" w:rsidRP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sidRPr="007C15D8">
              <w:rPr>
                <w:rStyle w:val="Strong"/>
                <w:rFonts w:eastAsiaTheme="majorEastAsia"/>
                <w:b/>
                <w:bCs/>
              </w:rPr>
              <w:t>Date Range</w:t>
            </w:r>
          </w:p>
        </w:tc>
        <w:tc>
          <w:tcPr>
            <w:tcW w:w="0" w:type="auto"/>
            <w:hideMark/>
          </w:tcPr>
          <w:p w14:paraId="7F4F7D79" w14:textId="77777777" w:rsidR="007C15D8" w:rsidRP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sidRPr="007C15D8">
              <w:rPr>
                <w:rStyle w:val="Strong"/>
                <w:rFonts w:eastAsiaTheme="majorEastAsia"/>
                <w:b/>
                <w:bCs/>
              </w:rPr>
              <w:t>Due Dates / Milestones</w:t>
            </w:r>
          </w:p>
        </w:tc>
        <w:tc>
          <w:tcPr>
            <w:tcW w:w="0" w:type="auto"/>
            <w:hideMark/>
          </w:tcPr>
          <w:p w14:paraId="278D9234" w14:textId="77777777" w:rsid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Notes / Planned Work</w:t>
            </w:r>
          </w:p>
        </w:tc>
      </w:tr>
      <w:tr w:rsidR="0041035D" w14:paraId="7F785919"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0228D6AA" w14:textId="77777777" w:rsidR="007C15D8" w:rsidRDefault="007C15D8">
            <w:pPr>
              <w:rPr>
                <w:b w:val="0"/>
                <w:bCs w:val="0"/>
              </w:rPr>
            </w:pPr>
            <w:r>
              <w:rPr>
                <w:rStyle w:val="Strong"/>
                <w:rFonts w:eastAsiaTheme="majorEastAsia"/>
              </w:rPr>
              <w:t>Week 8</w:t>
            </w:r>
          </w:p>
        </w:tc>
        <w:tc>
          <w:tcPr>
            <w:tcW w:w="0" w:type="auto"/>
            <w:hideMark/>
          </w:tcPr>
          <w:p w14:paraId="73BFD859"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17 – Oct 23</w:t>
            </w:r>
          </w:p>
        </w:tc>
        <w:tc>
          <w:tcPr>
            <w:tcW w:w="0" w:type="auto"/>
            <w:hideMark/>
          </w:tcPr>
          <w:p w14:paraId="21DBCF10" w14:textId="77777777" w:rsidR="007C15D8" w:rsidRDefault="007C15D8">
            <w:pPr>
              <w:cnfStyle w:val="000000000000" w:firstRow="0" w:lastRow="0" w:firstColumn="0" w:lastColumn="0" w:oddVBand="0" w:evenVBand="0" w:oddHBand="0" w:evenHBand="0" w:firstRowFirstColumn="0" w:firstRowLastColumn="0" w:lastRowFirstColumn="0" w:lastRowLastColumn="0"/>
            </w:pPr>
            <w:r>
              <w:t>Project Pre-Proposal Due (10/17)</w:t>
            </w:r>
          </w:p>
        </w:tc>
        <w:tc>
          <w:tcPr>
            <w:tcW w:w="0" w:type="auto"/>
            <w:hideMark/>
          </w:tcPr>
          <w:p w14:paraId="08A36578" w14:textId="3394CF49" w:rsidR="007C15D8" w:rsidRDefault="007C15D8">
            <w:pPr>
              <w:cnfStyle w:val="000000000000" w:firstRow="0" w:lastRow="0" w:firstColumn="0" w:lastColumn="0" w:oddVBand="0" w:evenVBand="0" w:oddHBand="0" w:evenHBand="0" w:firstRowFirstColumn="0" w:firstRowLastColumn="0" w:lastRowFirstColumn="0" w:lastRowLastColumn="0"/>
            </w:pPr>
            <w:r>
              <w:t>Finalize concept, have an initial setup simulation with the robot and a collection of objects I will use to drop</w:t>
            </w:r>
          </w:p>
        </w:tc>
      </w:tr>
      <w:tr w:rsidR="0041035D" w14:paraId="5ABC1F92"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46FF103D" w14:textId="77777777" w:rsidR="007C15D8" w:rsidRDefault="007C15D8">
            <w:r>
              <w:rPr>
                <w:rStyle w:val="Strong"/>
                <w:rFonts w:eastAsiaTheme="majorEastAsia"/>
              </w:rPr>
              <w:t>Week 9</w:t>
            </w:r>
          </w:p>
        </w:tc>
        <w:tc>
          <w:tcPr>
            <w:tcW w:w="0" w:type="auto"/>
            <w:hideMark/>
          </w:tcPr>
          <w:p w14:paraId="421ECD40"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24 – Oct 30</w:t>
            </w:r>
          </w:p>
        </w:tc>
        <w:tc>
          <w:tcPr>
            <w:tcW w:w="0" w:type="auto"/>
            <w:hideMark/>
          </w:tcPr>
          <w:p w14:paraId="32B4E8F7" w14:textId="77777777" w:rsidR="007C15D8" w:rsidRDefault="007C15D8">
            <w:pPr>
              <w:cnfStyle w:val="000000000000" w:firstRow="0" w:lastRow="0" w:firstColumn="0" w:lastColumn="0" w:oddVBand="0" w:evenVBand="0" w:oddHBand="0" w:evenHBand="0" w:firstRowFirstColumn="0" w:firstRowLastColumn="0" w:lastRowFirstColumn="0" w:lastRowLastColumn="0"/>
            </w:pPr>
            <w:r>
              <w:t>Project Proposal Final Revision Due (10/31)</w:t>
            </w:r>
          </w:p>
        </w:tc>
        <w:tc>
          <w:tcPr>
            <w:tcW w:w="0" w:type="auto"/>
            <w:hideMark/>
          </w:tcPr>
          <w:p w14:paraId="615A27F7" w14:textId="77777777" w:rsidR="007C15D8" w:rsidRDefault="007C15D8">
            <w:pPr>
              <w:cnfStyle w:val="000000000000" w:firstRow="0" w:lastRow="0" w:firstColumn="0" w:lastColumn="0" w:oddVBand="0" w:evenVBand="0" w:oddHBand="0" w:evenHBand="0" w:firstRowFirstColumn="0" w:firstRowLastColumn="0" w:lastRowFirstColumn="0" w:lastRowLastColumn="0"/>
            </w:pPr>
            <w:r>
              <w:t>Write and submit full proposal; start building environment (arm + object + physics).</w:t>
            </w:r>
          </w:p>
        </w:tc>
      </w:tr>
      <w:tr w:rsidR="0041035D" w14:paraId="2B995873"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7E141301" w14:textId="77777777" w:rsidR="007C15D8" w:rsidRDefault="007C15D8">
            <w:r>
              <w:rPr>
                <w:rStyle w:val="Strong"/>
                <w:rFonts w:eastAsiaTheme="majorEastAsia"/>
              </w:rPr>
              <w:t>Week 10</w:t>
            </w:r>
          </w:p>
        </w:tc>
        <w:tc>
          <w:tcPr>
            <w:tcW w:w="0" w:type="auto"/>
            <w:hideMark/>
          </w:tcPr>
          <w:p w14:paraId="632A0DF0"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31 – Nov 6</w:t>
            </w:r>
          </w:p>
        </w:tc>
        <w:tc>
          <w:tcPr>
            <w:tcW w:w="0" w:type="auto"/>
            <w:hideMark/>
          </w:tcPr>
          <w:p w14:paraId="5F65A4B3" w14:textId="77777777" w:rsidR="007C15D8" w:rsidRDefault="007C15D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96C522C" w14:textId="77777777" w:rsidR="007C15D8" w:rsidRDefault="007C15D8">
            <w:pPr>
              <w:cnfStyle w:val="000000000000" w:firstRow="0" w:lastRow="0" w:firstColumn="0" w:lastColumn="0" w:oddVBand="0" w:evenVBand="0" w:oddHBand="0" w:evenHBand="0" w:firstRowFirstColumn="0" w:firstRowLastColumn="0" w:lastRowFirstColumn="0" w:lastRowLastColumn="0"/>
            </w:pPr>
            <w:r>
              <w:t>Implement preliminary control baseline (PD or scripted catch); test environment stability.</w:t>
            </w:r>
          </w:p>
        </w:tc>
      </w:tr>
      <w:tr w:rsidR="0041035D" w14:paraId="07292D1C"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34E2EDEC" w14:textId="77777777" w:rsidR="007C15D8" w:rsidRDefault="007C15D8">
            <w:r>
              <w:rPr>
                <w:rStyle w:val="Strong"/>
                <w:rFonts w:eastAsiaTheme="majorEastAsia"/>
              </w:rPr>
              <w:t>Week 11</w:t>
            </w:r>
          </w:p>
        </w:tc>
        <w:tc>
          <w:tcPr>
            <w:tcW w:w="0" w:type="auto"/>
            <w:hideMark/>
          </w:tcPr>
          <w:p w14:paraId="00CE4EC8"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7 – Nov 13</w:t>
            </w:r>
          </w:p>
        </w:tc>
        <w:tc>
          <w:tcPr>
            <w:tcW w:w="0" w:type="auto"/>
            <w:hideMark/>
          </w:tcPr>
          <w:p w14:paraId="05B0EC2F" w14:textId="77777777" w:rsidR="007C15D8" w:rsidRDefault="007C15D8">
            <w:pPr>
              <w:cnfStyle w:val="000000000000" w:firstRow="0" w:lastRow="0" w:firstColumn="0" w:lastColumn="0" w:oddVBand="0" w:evenVBand="0" w:oddHBand="0" w:evenHBand="0" w:firstRowFirstColumn="0" w:firstRowLastColumn="0" w:lastRowFirstColumn="0" w:lastRowLastColumn="0"/>
            </w:pPr>
            <w:r>
              <w:t>Reinforcement Learning Lectures (11/12–11/13)</w:t>
            </w:r>
          </w:p>
        </w:tc>
        <w:tc>
          <w:tcPr>
            <w:tcW w:w="0" w:type="auto"/>
            <w:hideMark/>
          </w:tcPr>
          <w:p w14:paraId="6F6169EA" w14:textId="75B0D2DA" w:rsidR="007C15D8" w:rsidRDefault="008B7B47">
            <w:pPr>
              <w:cnfStyle w:val="000000000000" w:firstRow="0" w:lastRow="0" w:firstColumn="0" w:lastColumn="0" w:oddVBand="0" w:evenVBand="0" w:oddHBand="0" w:evenHBand="0" w:firstRowFirstColumn="0" w:firstRowLastColumn="0" w:lastRowFirstColumn="0" w:lastRowLastColumn="0"/>
            </w:pPr>
            <w:r>
              <w:t>Use IK and optimization methods to move end-effector to a predicted intercept</w:t>
            </w:r>
          </w:p>
        </w:tc>
      </w:tr>
      <w:tr w:rsidR="0041035D" w14:paraId="77CE778C"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51B4470A" w14:textId="77777777" w:rsidR="007C15D8" w:rsidRDefault="007C15D8">
            <w:r>
              <w:rPr>
                <w:rStyle w:val="Strong"/>
                <w:rFonts w:eastAsiaTheme="majorEastAsia"/>
              </w:rPr>
              <w:t>Week 12</w:t>
            </w:r>
          </w:p>
        </w:tc>
        <w:tc>
          <w:tcPr>
            <w:tcW w:w="0" w:type="auto"/>
            <w:hideMark/>
          </w:tcPr>
          <w:p w14:paraId="0C16297F"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14 – Nov 20</w:t>
            </w:r>
          </w:p>
        </w:tc>
        <w:tc>
          <w:tcPr>
            <w:tcW w:w="0" w:type="auto"/>
            <w:hideMark/>
          </w:tcPr>
          <w:p w14:paraId="49429EF7" w14:textId="77777777" w:rsidR="007C15D8" w:rsidRDefault="007C15D8">
            <w:pPr>
              <w:cnfStyle w:val="000000000000" w:firstRow="0" w:lastRow="0" w:firstColumn="0" w:lastColumn="0" w:oddVBand="0" w:evenVBand="0" w:oddHBand="0" w:evenHBand="0" w:firstRowFirstColumn="0" w:firstRowLastColumn="0" w:lastRowFirstColumn="0" w:lastRowLastColumn="0"/>
            </w:pPr>
            <w:r>
              <w:t>Problem Set 8: Deep Perception and RL (11/20)</w:t>
            </w:r>
          </w:p>
        </w:tc>
        <w:tc>
          <w:tcPr>
            <w:tcW w:w="0" w:type="auto"/>
            <w:hideMark/>
          </w:tcPr>
          <w:p w14:paraId="1BD93B8E" w14:textId="4AEA0892" w:rsidR="007C15D8" w:rsidRDefault="008B7B47">
            <w:pPr>
              <w:cnfStyle w:val="000000000000" w:firstRow="0" w:lastRow="0" w:firstColumn="0" w:lastColumn="0" w:oddVBand="0" w:evenVBand="0" w:oddHBand="0" w:evenHBand="0" w:firstRowFirstColumn="0" w:firstRowLastColumn="0" w:lastRowFirstColumn="0" w:lastRowLastColumn="0"/>
            </w:pPr>
            <w:r>
              <w:t>Combine trajectory prediction and motion plan into a single loop. Mostly focus on deterministic test cases</w:t>
            </w:r>
          </w:p>
        </w:tc>
      </w:tr>
      <w:tr w:rsidR="0041035D" w14:paraId="6C1EF10D"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46CD2235" w14:textId="77777777" w:rsidR="007C15D8" w:rsidRDefault="007C15D8">
            <w:r>
              <w:rPr>
                <w:rStyle w:val="Strong"/>
                <w:rFonts w:eastAsiaTheme="majorEastAsia"/>
              </w:rPr>
              <w:t>Week 13</w:t>
            </w:r>
          </w:p>
        </w:tc>
        <w:tc>
          <w:tcPr>
            <w:tcW w:w="0" w:type="auto"/>
            <w:hideMark/>
          </w:tcPr>
          <w:p w14:paraId="46A617C1"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21 – Nov 27</w:t>
            </w:r>
          </w:p>
        </w:tc>
        <w:tc>
          <w:tcPr>
            <w:tcW w:w="0" w:type="auto"/>
            <w:hideMark/>
          </w:tcPr>
          <w:p w14:paraId="6CEA3268" w14:textId="77777777" w:rsidR="007C15D8" w:rsidRDefault="007C15D8">
            <w:pPr>
              <w:cnfStyle w:val="000000000000" w:firstRow="0" w:lastRow="0" w:firstColumn="0" w:lastColumn="0" w:oddVBand="0" w:evenVBand="0" w:oddHBand="0" w:evenHBand="0" w:firstRowFirstColumn="0" w:firstRowLastColumn="0" w:lastRowFirstColumn="0" w:lastRowLastColumn="0"/>
            </w:pPr>
            <w:r>
              <w:t>Thanksgiving Break</w:t>
            </w:r>
          </w:p>
        </w:tc>
        <w:tc>
          <w:tcPr>
            <w:tcW w:w="0" w:type="auto"/>
            <w:hideMark/>
          </w:tcPr>
          <w:p w14:paraId="6F9CC42D" w14:textId="3C79C0A1" w:rsidR="007C15D8" w:rsidRDefault="005035EF">
            <w:pPr>
              <w:cnfStyle w:val="000000000000" w:firstRow="0" w:lastRow="0" w:firstColumn="0" w:lastColumn="0" w:oddVBand="0" w:evenVBand="0" w:oddHBand="0" w:evenHBand="0" w:firstRowFirstColumn="0" w:firstRowLastColumn="0" w:lastRowFirstColumn="0" w:lastRowLastColumn="0"/>
            </w:pPr>
            <w:r>
              <w:t>Work on making the working loop more realistic, increasing the randomness of starting positions and potentially adding in more sensor noise</w:t>
            </w:r>
          </w:p>
        </w:tc>
      </w:tr>
      <w:tr w:rsidR="0041035D" w14:paraId="292E64E0"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7A125F8D" w14:textId="77777777" w:rsidR="007C15D8" w:rsidRDefault="007C15D8">
            <w:r>
              <w:rPr>
                <w:rStyle w:val="Strong"/>
                <w:rFonts w:eastAsiaTheme="majorEastAsia"/>
              </w:rPr>
              <w:t>Week 14</w:t>
            </w:r>
          </w:p>
        </w:tc>
        <w:tc>
          <w:tcPr>
            <w:tcW w:w="0" w:type="auto"/>
            <w:hideMark/>
          </w:tcPr>
          <w:p w14:paraId="2DE8B0B7"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28 – Dec 4</w:t>
            </w:r>
          </w:p>
        </w:tc>
        <w:tc>
          <w:tcPr>
            <w:tcW w:w="0" w:type="auto"/>
            <w:hideMark/>
          </w:tcPr>
          <w:p w14:paraId="52D02622" w14:textId="77777777" w:rsidR="007C15D8" w:rsidRDefault="007C15D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653D566" w14:textId="6D65C690" w:rsidR="007C15D8" w:rsidRDefault="005035EF">
            <w:pPr>
              <w:cnfStyle w:val="000000000000" w:firstRow="0" w:lastRow="0" w:firstColumn="0" w:lastColumn="0" w:oddVBand="0" w:evenVBand="0" w:oddHBand="0" w:evenHBand="0" w:firstRowFirstColumn="0" w:firstRowLastColumn="0" w:lastRowFirstColumn="0" w:lastRowLastColumn="0"/>
            </w:pPr>
            <w:r>
              <w:t xml:space="preserve">Begin (or continue) working on the final demo. </w:t>
            </w:r>
            <w:r w:rsidR="0041035D">
              <w:t xml:space="preserve">Quantify success rates and work on the documentation if not already well built </w:t>
            </w:r>
          </w:p>
        </w:tc>
      </w:tr>
      <w:tr w:rsidR="0041035D" w14:paraId="49D472A2" w14:textId="77777777" w:rsidTr="007C15D8">
        <w:trPr>
          <w:trHeight w:val="44"/>
        </w:trPr>
        <w:tc>
          <w:tcPr>
            <w:cnfStyle w:val="001000000000" w:firstRow="0" w:lastRow="0" w:firstColumn="1" w:lastColumn="0" w:oddVBand="0" w:evenVBand="0" w:oddHBand="0" w:evenHBand="0" w:firstRowFirstColumn="0" w:firstRowLastColumn="0" w:lastRowFirstColumn="0" w:lastRowLastColumn="0"/>
            <w:tcW w:w="0" w:type="auto"/>
            <w:hideMark/>
          </w:tcPr>
          <w:p w14:paraId="73E0AF67" w14:textId="77777777" w:rsidR="007C15D8" w:rsidRDefault="007C15D8">
            <w:r>
              <w:rPr>
                <w:rStyle w:val="Strong"/>
                <w:rFonts w:eastAsiaTheme="majorEastAsia"/>
              </w:rPr>
              <w:t>Week 15</w:t>
            </w:r>
          </w:p>
        </w:tc>
        <w:tc>
          <w:tcPr>
            <w:tcW w:w="0" w:type="auto"/>
            <w:hideMark/>
          </w:tcPr>
          <w:p w14:paraId="0DB5EDF2"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Dec 5 – Dec 12</w:t>
            </w:r>
          </w:p>
        </w:tc>
        <w:tc>
          <w:tcPr>
            <w:tcW w:w="0" w:type="auto"/>
            <w:hideMark/>
          </w:tcPr>
          <w:p w14:paraId="17760335"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Final Project Report and Video Due (12/10)</w:t>
            </w:r>
          </w:p>
        </w:tc>
        <w:tc>
          <w:tcPr>
            <w:tcW w:w="0" w:type="auto"/>
            <w:hideMark/>
          </w:tcPr>
          <w:p w14:paraId="2565B4C3" w14:textId="0968FFA1" w:rsidR="00DD07E4" w:rsidRDefault="008B7B47">
            <w:pPr>
              <w:cnfStyle w:val="000000000000" w:firstRow="0" w:lastRow="0" w:firstColumn="0" w:lastColumn="0" w:oddVBand="0" w:evenVBand="0" w:oddHBand="0" w:evenHBand="0" w:firstRowFirstColumn="0" w:firstRowLastColumn="0" w:lastRowFirstColumn="0" w:lastRowLastColumn="0"/>
            </w:pPr>
            <w:r>
              <w:t>Hopefully I’m done by this point, but tidying up work on report and finishing the demo video</w:t>
            </w:r>
          </w:p>
        </w:tc>
      </w:tr>
      <w:tr w:rsidR="0041035D" w14:paraId="1035685E" w14:textId="77777777" w:rsidTr="007C15D8">
        <w:trPr>
          <w:trHeight w:val="44"/>
        </w:trPr>
        <w:tc>
          <w:tcPr>
            <w:cnfStyle w:val="001000000000" w:firstRow="0" w:lastRow="0" w:firstColumn="1" w:lastColumn="0" w:oddVBand="0" w:evenVBand="0" w:oddHBand="0" w:evenHBand="0" w:firstRowFirstColumn="0" w:firstRowLastColumn="0" w:lastRowFirstColumn="0" w:lastRowLastColumn="0"/>
            <w:tcW w:w="0" w:type="auto"/>
          </w:tcPr>
          <w:p w14:paraId="7EB86966" w14:textId="26E46472" w:rsidR="00DD07E4" w:rsidRDefault="00DD07E4" w:rsidP="00DD07E4">
            <w:pPr>
              <w:rPr>
                <w:rStyle w:val="Strong"/>
                <w:rFonts w:eastAsiaTheme="majorEastAsia"/>
              </w:rPr>
            </w:pPr>
            <w:r>
              <w:rPr>
                <w:rStyle w:val="Strong"/>
                <w:rFonts w:eastAsiaTheme="majorEastAsia"/>
              </w:rPr>
              <w:t>Week 16</w:t>
            </w:r>
          </w:p>
        </w:tc>
        <w:tc>
          <w:tcPr>
            <w:tcW w:w="0" w:type="auto"/>
          </w:tcPr>
          <w:p w14:paraId="03B07049" w14:textId="1B6A1F2C" w:rsidR="00DD07E4" w:rsidRPr="00DD07E4" w:rsidRDefault="00DD07E4" w:rsidP="00DD07E4">
            <w:pPr>
              <w:cnfStyle w:val="000000000000" w:firstRow="0" w:lastRow="0" w:firstColumn="0" w:lastColumn="0" w:oddVBand="0" w:evenVBand="0" w:oddHBand="0" w:evenHBand="0" w:firstRowFirstColumn="0" w:firstRowLastColumn="0" w:lastRowFirstColumn="0" w:lastRowLastColumn="0"/>
              <w:rPr>
                <w:rStyle w:val="Strong"/>
                <w:rFonts w:eastAsiaTheme="majorEastAsia"/>
                <w:b w:val="0"/>
                <w:bCs w:val="0"/>
              </w:rPr>
            </w:pPr>
            <w:r>
              <w:rPr>
                <w:rStyle w:val="Strong"/>
                <w:rFonts w:eastAsiaTheme="majorEastAsia"/>
              </w:rPr>
              <w:t xml:space="preserve">Dec </w:t>
            </w:r>
            <w:r>
              <w:rPr>
                <w:rStyle w:val="Strong"/>
                <w:rFonts w:eastAsiaTheme="majorEastAsia"/>
              </w:rPr>
              <w:t xml:space="preserve">13 </w:t>
            </w:r>
            <w:r>
              <w:rPr>
                <w:rStyle w:val="Strong"/>
                <w:rFonts w:eastAsiaTheme="majorEastAsia"/>
              </w:rPr>
              <w:t xml:space="preserve">– Dec </w:t>
            </w:r>
            <w:r>
              <w:rPr>
                <w:rStyle w:val="Strong"/>
                <w:rFonts w:eastAsiaTheme="majorEastAsia"/>
              </w:rPr>
              <w:t>20</w:t>
            </w:r>
          </w:p>
        </w:tc>
        <w:tc>
          <w:tcPr>
            <w:tcW w:w="0" w:type="auto"/>
          </w:tcPr>
          <w:p w14:paraId="22D04829" w14:textId="50756977" w:rsidR="00DD07E4" w:rsidRPr="00DD07E4" w:rsidRDefault="00DD07E4" w:rsidP="00DD07E4">
            <w:pPr>
              <w:cnfStyle w:val="000000000000" w:firstRow="0" w:lastRow="0" w:firstColumn="0" w:lastColumn="0" w:oddVBand="0" w:evenVBand="0" w:oddHBand="0" w:evenHBand="0" w:firstRowFirstColumn="0" w:firstRowLastColumn="0" w:lastRowFirstColumn="0" w:lastRowLastColumn="0"/>
              <w:rPr>
                <w:rStyle w:val="Strong"/>
                <w:rFonts w:eastAsiaTheme="majorEastAsia"/>
                <w:b w:val="0"/>
                <w:bCs w:val="0"/>
                <w:i/>
                <w:iCs/>
              </w:rPr>
            </w:pPr>
            <w:r>
              <w:rPr>
                <w:rStyle w:val="Strong"/>
                <w:rFonts w:eastAsiaTheme="majorEastAsia"/>
                <w:b w:val="0"/>
                <w:bCs w:val="0"/>
                <w:i/>
                <w:iCs/>
              </w:rPr>
              <w:t>Stretch Goal</w:t>
            </w:r>
          </w:p>
        </w:tc>
        <w:tc>
          <w:tcPr>
            <w:tcW w:w="0" w:type="auto"/>
          </w:tcPr>
          <w:p w14:paraId="2B6D03BE" w14:textId="2BA83FFA" w:rsidR="00DD07E4" w:rsidRPr="00DD07E4" w:rsidRDefault="00DD07E4" w:rsidP="00DD07E4">
            <w:pPr>
              <w:cnfStyle w:val="000000000000" w:firstRow="0" w:lastRow="0" w:firstColumn="0" w:lastColumn="0" w:oddVBand="0" w:evenVBand="0" w:oddHBand="0" w:evenHBand="0" w:firstRowFirstColumn="0" w:firstRowLastColumn="0" w:lastRowFirstColumn="0" w:lastRowLastColumn="0"/>
            </w:pPr>
            <w:r>
              <w:t>Sim2Real or RL implementation</w:t>
            </w:r>
          </w:p>
        </w:tc>
      </w:tr>
    </w:tbl>
    <w:p w14:paraId="1D82BEF1" w14:textId="77777777" w:rsidR="00F97921" w:rsidRPr="001A2510" w:rsidRDefault="00F97921" w:rsidP="007C15D8">
      <w:pPr>
        <w:pStyle w:val="2671Text"/>
        <w:ind w:firstLine="0"/>
        <w:rPr>
          <w:i/>
          <w:iCs/>
          <w:color w:val="000000" w:themeColor="text1"/>
        </w:rPr>
      </w:pPr>
    </w:p>
    <w:p w14:paraId="12B006E0" w14:textId="565824FF" w:rsidR="00F97921" w:rsidRDefault="00F97921" w:rsidP="007C15D8">
      <w:pPr>
        <w:pStyle w:val="Heading1"/>
      </w:pPr>
      <w:r>
        <w:lastRenderedPageBreak/>
        <w:t>References</w:t>
      </w:r>
    </w:p>
    <w:p w14:paraId="70025E4E" w14:textId="77777777" w:rsidR="00707F51" w:rsidRDefault="00707F51" w:rsidP="00707F51">
      <w:pPr>
        <w:pStyle w:val="NormalWeb"/>
      </w:pPr>
      <w:r>
        <w:t>K. Dong et al., “</w:t>
      </w:r>
      <w:r>
        <w:rPr>
          <w:rStyle w:val="Emphasis"/>
          <w:rFonts w:eastAsiaTheme="majorEastAsia"/>
        </w:rPr>
        <w:t>Revisiting Ball Catching with a Mobile Manipulator: A Discrete Trajectory Planning Approach</w:t>
      </w:r>
      <w:r>
        <w:t>,” ICRA, 2020.</w:t>
      </w:r>
    </w:p>
    <w:p w14:paraId="70C9AF7A" w14:textId="559FD6DA" w:rsidR="00707F51" w:rsidRDefault="00707F51" w:rsidP="00707F51">
      <w:pPr>
        <w:pStyle w:val="NormalWeb"/>
      </w:pPr>
      <w:r>
        <w:t>D. Leidner et al., “</w:t>
      </w:r>
      <w:r>
        <w:rPr>
          <w:rStyle w:val="Emphasis"/>
          <w:rFonts w:eastAsiaTheme="majorEastAsia"/>
        </w:rPr>
        <w:t>Playing Catch and Juggling with a Humanoid Robot</w:t>
      </w:r>
      <w:r>
        <w:t>,” IEEE-RAS Humanoids, 2016.</w:t>
      </w:r>
    </w:p>
    <w:p w14:paraId="2AA21D80" w14:textId="44CAB740" w:rsidR="00F4365D" w:rsidRDefault="00707F51" w:rsidP="00707F51">
      <w:pPr>
        <w:pStyle w:val="NormalWeb"/>
      </w:pPr>
      <w:r>
        <w:t>A. Zeng et al., “</w:t>
      </w:r>
      <w:r>
        <w:rPr>
          <w:rStyle w:val="Emphasis"/>
          <w:rFonts w:eastAsiaTheme="majorEastAsia"/>
        </w:rPr>
        <w:t>TossingBot: Learning to Throw Arbitrary Objects with Residual Physics</w:t>
      </w:r>
      <w:r>
        <w:t>,” RSS, 2019.</w:t>
      </w:r>
    </w:p>
    <w:p w14:paraId="2CB50F5F" w14:textId="77777777" w:rsidR="005E0902" w:rsidRDefault="005E0902" w:rsidP="00707F51">
      <w:pPr>
        <w:pStyle w:val="NormalWeb"/>
      </w:pPr>
    </w:p>
    <w:p w14:paraId="6F09C388" w14:textId="77777777" w:rsidR="005E0902" w:rsidRDefault="005E0902" w:rsidP="00707F51">
      <w:pPr>
        <w:pStyle w:val="NormalWeb"/>
      </w:pPr>
    </w:p>
    <w:sectPr w:rsidR="005E0902" w:rsidSect="00F97921">
      <w:headerReference w:type="even" r:id="rId12"/>
      <w:headerReference w:type="default" r:id="rId13"/>
      <w:footerReference w:type="default" r:id="rId14"/>
      <w:headerReference w:type="first" r:id="rId15"/>
      <w:pgSz w:w="12240" w:h="15840"/>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BBF35" w14:textId="77777777" w:rsidR="00DD4BDC" w:rsidRDefault="00DD4BDC" w:rsidP="00F97921">
      <w:r>
        <w:separator/>
      </w:r>
    </w:p>
  </w:endnote>
  <w:endnote w:type="continuationSeparator" w:id="0">
    <w:p w14:paraId="6D6D65C3" w14:textId="77777777" w:rsidR="00DD4BDC" w:rsidRDefault="00DD4BDC" w:rsidP="00F9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326959402"/>
      <w:docPartObj>
        <w:docPartGallery w:val="Page Numbers (Bottom of Page)"/>
        <w:docPartUnique/>
      </w:docPartObj>
    </w:sdtPr>
    <w:sdtContent>
      <w:p w14:paraId="6EB65EB5" w14:textId="77777777" w:rsidR="00F97921" w:rsidRDefault="00F97921" w:rsidP="005210B8">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4</w:t>
        </w:r>
        <w:r>
          <w:rPr>
            <w:rStyle w:val="PageNumber"/>
            <w:rFonts w:eastAsiaTheme="majorEastAsia"/>
          </w:rPr>
          <w:fldChar w:fldCharType="end"/>
        </w:r>
      </w:p>
    </w:sdtContent>
  </w:sdt>
  <w:p w14:paraId="655C2848" w14:textId="77777777" w:rsidR="00F97921" w:rsidRDefault="00F97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441295763"/>
      <w:docPartObj>
        <w:docPartGallery w:val="Page Numbers (Bottom of Page)"/>
        <w:docPartUnique/>
      </w:docPartObj>
    </w:sdtPr>
    <w:sdtContent>
      <w:p w14:paraId="70CF6E67" w14:textId="77777777" w:rsidR="00F97921" w:rsidRDefault="00F97921" w:rsidP="005B245E">
        <w:pPr>
          <w:pStyle w:val="Footer"/>
          <w:framePr w:wrap="none" w:vAnchor="text" w:hAnchor="margin" w:xAlign="center" w:y="1"/>
          <w:rPr>
            <w:rStyle w:val="PageNumber"/>
            <w:rFonts w:eastAsiaTheme="majorEastAsia"/>
          </w:rPr>
        </w:pPr>
        <w:r>
          <w:rPr>
            <w:rStyle w:val="PageNumber"/>
            <w:rFonts w:eastAsiaTheme="majorEastAsia"/>
          </w:rPr>
          <w:t xml:space="preserve">p. </w:t>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Pr>
            <w:rStyle w:val="PageNumber"/>
            <w:rFonts w:eastAsiaTheme="majorEastAsia"/>
          </w:rPr>
          <w:t xml:space="preserve"> (to be removed before submission)</w:t>
        </w:r>
      </w:p>
    </w:sdtContent>
  </w:sdt>
  <w:p w14:paraId="60CB5AFB" w14:textId="77777777" w:rsidR="00F97921" w:rsidRPr="00374E74" w:rsidRDefault="00F97921" w:rsidP="008B2750">
    <w:pPr>
      <w:pStyle w:val="Footer"/>
      <w:tabs>
        <w:tab w:val="center" w:pos="4678"/>
        <w:tab w:val="right" w:pos="10166"/>
      </w:tabs>
      <w:spacing w:after="0"/>
      <w:ind w:right="-806" w:hanging="810"/>
      <w:jc w:val="right"/>
      <w:rPr>
        <w:sz w:val="20"/>
        <w:szCs w:val="20"/>
      </w:rPr>
    </w:pPr>
    <w:r>
      <w:rPr>
        <w:i/>
        <w:sz w:val="20"/>
        <w:szCs w:val="20"/>
      </w:rPr>
      <w:tab/>
    </w:r>
    <w:r>
      <w:rPr>
        <w:i/>
        <w:sz w:val="20"/>
        <w:szCs w:val="20"/>
      </w:rPr>
      <w:tab/>
    </w:r>
    <w:r>
      <w:rPr>
        <w:i/>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DD1C" w14:textId="77777777" w:rsidR="00F97921" w:rsidRDefault="00F97921" w:rsidP="00676B1A">
    <w:pPr>
      <w:pStyle w:val="Footer"/>
      <w:framePr w:wrap="none" w:vAnchor="text" w:hAnchor="margin" w:xAlign="center" w:y="1"/>
      <w:rPr>
        <w:rStyle w:val="PageNumber"/>
        <w:rFonts w:eastAsiaTheme="majorEastAsia"/>
      </w:rPr>
    </w:pPr>
  </w:p>
  <w:p w14:paraId="71895CCD" w14:textId="77777777" w:rsidR="00F97921" w:rsidRPr="00471B5A" w:rsidRDefault="00F97921" w:rsidP="00471B5A">
    <w:pPr>
      <w:pStyle w:val="Footer"/>
      <w:tabs>
        <w:tab w:val="center" w:pos="4678"/>
        <w:tab w:val="right" w:pos="10166"/>
      </w:tabs>
      <w:spacing w:after="0"/>
      <w:ind w:right="-806" w:hanging="810"/>
      <w:jc w:val="righ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712108411"/>
      <w:docPartObj>
        <w:docPartGallery w:val="Page Numbers (Bottom of Page)"/>
        <w:docPartUnique/>
      </w:docPartObj>
    </w:sdtPr>
    <w:sdtContent>
      <w:p w14:paraId="554D2AB4" w14:textId="77777777" w:rsidR="00F97921" w:rsidRDefault="00F97921" w:rsidP="00676B1A">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sdtContent>
  </w:sdt>
  <w:p w14:paraId="0C6C2EC9" w14:textId="3D64886D" w:rsidR="00F97921" w:rsidRPr="00374E74" w:rsidRDefault="00F97921" w:rsidP="00ED76CC">
    <w:pPr>
      <w:pStyle w:val="Footer"/>
      <w:tabs>
        <w:tab w:val="center" w:pos="4678"/>
        <w:tab w:val="right" w:pos="10166"/>
      </w:tabs>
      <w:spacing w:after="0"/>
      <w:ind w:right="-806" w:hanging="810"/>
      <w:jc w:val="right"/>
      <w:rPr>
        <w:sz w:val="20"/>
        <w:szCs w:val="20"/>
      </w:rPr>
    </w:pPr>
    <w:r>
      <w:rPr>
        <w:sz w:val="20"/>
        <w:szCs w:val="20"/>
      </w:rPr>
      <w:t xml:space="preserve">Seth Robles </w:t>
    </w:r>
    <w:r>
      <w:rPr>
        <w:sz w:val="20"/>
        <w:szCs w:val="20"/>
      </w:rPr>
      <w:fldChar w:fldCharType="begin"/>
    </w:r>
    <w:r>
      <w:rPr>
        <w:sz w:val="20"/>
        <w:szCs w:val="20"/>
      </w:rPr>
      <w:instrText xml:space="preserve"> SAVEDATE \@ "M/d/yy" \* MERGEFORMAT </w:instrText>
    </w:r>
    <w:r>
      <w:rPr>
        <w:sz w:val="20"/>
        <w:szCs w:val="20"/>
      </w:rPr>
      <w:fldChar w:fldCharType="separate"/>
    </w:r>
    <w:r w:rsidR="005E0902">
      <w:rPr>
        <w:noProof/>
        <w:sz w:val="20"/>
        <w:szCs w:val="20"/>
      </w:rPr>
      <w:t>10/17/25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707E" w14:textId="77777777" w:rsidR="00DD4BDC" w:rsidRDefault="00DD4BDC" w:rsidP="00F97921">
      <w:r>
        <w:separator/>
      </w:r>
    </w:p>
  </w:footnote>
  <w:footnote w:type="continuationSeparator" w:id="0">
    <w:p w14:paraId="25B31A4A" w14:textId="77777777" w:rsidR="00DD4BDC" w:rsidRDefault="00DD4BDC" w:rsidP="00F9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004B" w14:textId="77777777" w:rsidR="00F97921" w:rsidRDefault="00DD4BDC">
    <w:pPr>
      <w:pStyle w:val="Header"/>
    </w:pPr>
    <w:ins w:id="0" w:author="Kevin DiGenova" w:date="2023-02-08T12:50:00Z">
      <w:r>
        <w:rPr>
          <w:noProof/>
        </w:rPr>
        <w:pict w14:anchorId="2FD411A9">
          <v:shapetype id="_x0000_t202" coordsize="21600,21600" o:spt="202" path="m,l,21600r21600,l21600,xe">
            <v:stroke joinstyle="miter"/>
            <v:path gradientshapeok="t" o:connecttype="rect"/>
          </v:shapetype>
          <v:shape id="PowerPlusWaterMarkObject27866449" o:spid="_x0000_s1028" type="#_x0000_t202" alt="" style="position:absolute;left:0;text-align:left;margin-left:0;margin-top:0;width:612.65pt;height:47.1pt;rotation:315;z-index:-25166028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w:txbxContent>
                <w:p w14:paraId="54027450"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A3F4" w14:textId="77777777" w:rsidR="00F97921" w:rsidRDefault="00DD4BDC">
    <w:pPr>
      <w:pStyle w:val="Header"/>
    </w:pPr>
    <w:ins w:id="1" w:author="Kevin DiGenova" w:date="2023-02-08T12:50:00Z">
      <w:r>
        <w:rPr>
          <w:noProof/>
        </w:rPr>
        <w:pict w14:anchorId="54F2E012">
          <v:shapetype id="_x0000_t202" coordsize="21600,21600" o:spt="202" path="m,l,21600r21600,l21600,xe">
            <v:stroke joinstyle="miter"/>
            <v:path gradientshapeok="t" o:connecttype="rect"/>
          </v:shapetype>
          <v:shape id="Text Box 5" o:spid="_x0000_s1027" type="#_x0000_t202" style="position:absolute;left:0;text-align:left;margin-left:0;margin-top:0;width:612.65pt;height:47.1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" o:allowincell="f" filled="f" stroked="f">
            <o:lock v:ext="edit" rotation="t" aspectratio="t" verticies="t" adjusthandles="t" grouping="t" shapetype="t"/>
            <v:textbox>
              <w:txbxContent>
                <w:p w14:paraId="21F0E7D1" w14:textId="77777777" w:rsidR="00F97921" w:rsidRDefault="00F97921" w:rsidP="00C24887">
                  <w:pPr>
                    <w:jc w:val="center"/>
                    <w:rPr>
                      <w:b/>
                      <w:bCs/>
                      <w:color w:val="FF0000"/>
                      <w:sz w:val="72"/>
                      <w:szCs w:val="72"/>
                      <w14:textFill>
                        <w14:solidFill>
                          <w14:srgbClr w14:val="FF0000">
                            <w14:alpha w14:val="33000"/>
                          </w14:srgbClr>
                        </w14:solidFill>
                      </w14:textFill>
                    </w:rPr>
                  </w:pPr>
                  <w:r>
                    <w:rPr>
                      <w:b/>
                      <w:bCs/>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6986" w14:textId="77777777" w:rsidR="00F97921" w:rsidRDefault="00DD4BDC">
    <w:pPr>
      <w:pStyle w:val="Header"/>
    </w:pPr>
    <w:ins w:id="2" w:author="Kevin DiGenova" w:date="2023-02-08T12:50:00Z">
      <w:r>
        <w:rPr>
          <w:noProof/>
        </w:rPr>
        <w:pict w14:anchorId="080F657D">
          <v:shapetype id="_x0000_t202" coordsize="21600,21600" o:spt="202" path="m,l,21600r21600,l21600,xe">
            <v:stroke joinstyle="miter"/>
            <v:path gradientshapeok="t" o:connecttype="rect"/>
          </v:shapetype>
          <v:shape id="Text Box 3" o:spid="_x0000_s1026" type="#_x0000_t202" style="position:absolute;left:0;text-align:left;margin-left:0;margin-top:0;width:612.65pt;height:47.1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" o:allowincell="f" filled="f" stroked="f">
            <o:lock v:ext="edit" rotation="t" aspectratio="t" verticies="t" adjusthandles="t" grouping="t" shapetype="t"/>
            <v:textbox>
              <w:txbxContent>
                <w:p w14:paraId="274387DC"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1E4A" w14:textId="77777777" w:rsidR="00F97921" w:rsidRDefault="00F979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41B1" w14:textId="77777777" w:rsidR="00F97921" w:rsidRDefault="00DD4BDC">
    <w:pPr>
      <w:pStyle w:val="Header"/>
    </w:pPr>
    <w:ins w:id="3" w:author="Kevin DiGenova" w:date="2023-02-08T12:50:00Z">
      <w:r>
        <w:rPr>
          <w:noProof/>
        </w:rPr>
        <w:pict w14:anchorId="67C6783E">
          <v:shapetype id="_x0000_t202" coordsize="21600,21600" o:spt="202" path="m,l,21600r21600,l21600,xe">
            <v:stroke joinstyle="miter"/>
            <v:path gradientshapeok="t" o:connecttype="rect"/>
          </v:shapetype>
          <v:shape id="Text Box 1" o:spid="_x0000_s1025"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" o:allowincell="f" filled="f" stroked="f">
            <o:lock v:ext="edit" rotation="t" aspectratio="t" verticies="t" adjusthandles="t" grouping="t" shapetype="t"/>
            <v:textbox>
              <w:txbxContent>
                <w:p w14:paraId="442DD3EA"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294"/>
    <w:multiLevelType w:val="hybridMultilevel"/>
    <w:tmpl w:val="C776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C35EA"/>
    <w:multiLevelType w:val="hybridMultilevel"/>
    <w:tmpl w:val="BB2AAA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90000151">
    <w:abstractNumId w:val="0"/>
  </w:num>
  <w:num w:numId="2" w16cid:durableId="594217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iGenova">
    <w15:presenceInfo w15:providerId="Windows Live" w15:userId="4e001bb9b7b8d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21"/>
    <w:rsid w:val="0010585E"/>
    <w:rsid w:val="00121EBD"/>
    <w:rsid w:val="00132355"/>
    <w:rsid w:val="00266BCC"/>
    <w:rsid w:val="003D21C9"/>
    <w:rsid w:val="0041035D"/>
    <w:rsid w:val="005035EF"/>
    <w:rsid w:val="005129A3"/>
    <w:rsid w:val="00552038"/>
    <w:rsid w:val="005E0902"/>
    <w:rsid w:val="00663439"/>
    <w:rsid w:val="00695A29"/>
    <w:rsid w:val="00707F51"/>
    <w:rsid w:val="007C15D8"/>
    <w:rsid w:val="008609A6"/>
    <w:rsid w:val="008B7B47"/>
    <w:rsid w:val="00A3246A"/>
    <w:rsid w:val="00A84B91"/>
    <w:rsid w:val="00A9065E"/>
    <w:rsid w:val="00B07440"/>
    <w:rsid w:val="00B150B8"/>
    <w:rsid w:val="00B6664E"/>
    <w:rsid w:val="00C936D1"/>
    <w:rsid w:val="00DD07E4"/>
    <w:rsid w:val="00DD4BDC"/>
    <w:rsid w:val="00EE3408"/>
    <w:rsid w:val="00F0240B"/>
    <w:rsid w:val="00F4365D"/>
    <w:rsid w:val="00F97921"/>
    <w:rsid w:val="00FE5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BD706"/>
  <w15:chartTrackingRefBased/>
  <w15:docId w15:val="{8E7C3CE0-E04B-5345-AEF6-AEB48DF2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F97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97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9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9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9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9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7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97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921"/>
    <w:rPr>
      <w:rFonts w:eastAsiaTheme="majorEastAsia" w:cstheme="majorBidi"/>
      <w:color w:val="272727" w:themeColor="text1" w:themeTint="D8"/>
    </w:rPr>
  </w:style>
  <w:style w:type="paragraph" w:styleId="Title">
    <w:name w:val="Title"/>
    <w:basedOn w:val="Normal"/>
    <w:next w:val="Normal"/>
    <w:link w:val="TitleChar"/>
    <w:uiPriority w:val="10"/>
    <w:qFormat/>
    <w:rsid w:val="00F979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921"/>
    <w:pPr>
      <w:spacing w:before="160"/>
      <w:jc w:val="center"/>
    </w:pPr>
    <w:rPr>
      <w:i/>
      <w:iCs/>
      <w:color w:val="404040" w:themeColor="text1" w:themeTint="BF"/>
    </w:rPr>
  </w:style>
  <w:style w:type="character" w:customStyle="1" w:styleId="QuoteChar">
    <w:name w:val="Quote Char"/>
    <w:basedOn w:val="DefaultParagraphFont"/>
    <w:link w:val="Quote"/>
    <w:uiPriority w:val="29"/>
    <w:rsid w:val="00F97921"/>
    <w:rPr>
      <w:i/>
      <w:iCs/>
      <w:color w:val="404040" w:themeColor="text1" w:themeTint="BF"/>
    </w:rPr>
  </w:style>
  <w:style w:type="paragraph" w:styleId="ListParagraph">
    <w:name w:val="List Paragraph"/>
    <w:basedOn w:val="Normal"/>
    <w:uiPriority w:val="34"/>
    <w:qFormat/>
    <w:rsid w:val="00F97921"/>
    <w:pPr>
      <w:ind w:left="720"/>
      <w:contextualSpacing/>
    </w:pPr>
  </w:style>
  <w:style w:type="character" w:styleId="IntenseEmphasis">
    <w:name w:val="Intense Emphasis"/>
    <w:basedOn w:val="DefaultParagraphFont"/>
    <w:uiPriority w:val="21"/>
    <w:qFormat/>
    <w:rsid w:val="00F97921"/>
    <w:rPr>
      <w:i/>
      <w:iCs/>
      <w:color w:val="0F4761" w:themeColor="accent1" w:themeShade="BF"/>
    </w:rPr>
  </w:style>
  <w:style w:type="paragraph" w:styleId="IntenseQuote">
    <w:name w:val="Intense Quote"/>
    <w:basedOn w:val="Normal"/>
    <w:next w:val="Normal"/>
    <w:link w:val="IntenseQuoteChar"/>
    <w:uiPriority w:val="30"/>
    <w:qFormat/>
    <w:rsid w:val="00F97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921"/>
    <w:rPr>
      <w:i/>
      <w:iCs/>
      <w:color w:val="0F4761" w:themeColor="accent1" w:themeShade="BF"/>
    </w:rPr>
  </w:style>
  <w:style w:type="character" w:styleId="IntenseReference">
    <w:name w:val="Intense Reference"/>
    <w:basedOn w:val="DefaultParagraphFont"/>
    <w:uiPriority w:val="32"/>
    <w:qFormat/>
    <w:rsid w:val="00F97921"/>
    <w:rPr>
      <w:b/>
      <w:bCs/>
      <w:smallCaps/>
      <w:color w:val="0F4761" w:themeColor="accent1" w:themeShade="BF"/>
      <w:spacing w:val="5"/>
    </w:rPr>
  </w:style>
  <w:style w:type="paragraph" w:customStyle="1" w:styleId="2671Text">
    <w:name w:val="2671 Text"/>
    <w:link w:val="2671TextChar"/>
    <w:rsid w:val="00F97921"/>
    <w:pPr>
      <w:spacing w:after="120" w:line="240" w:lineRule="auto"/>
      <w:ind w:firstLine="432"/>
      <w:jc w:val="both"/>
    </w:pPr>
    <w:rPr>
      <w:rFonts w:ascii="Times New Roman" w:eastAsia="Times New Roman" w:hAnsi="Times New Roman" w:cs="Times New Roman"/>
      <w:kern w:val="0"/>
      <w14:ligatures w14:val="none"/>
    </w:rPr>
  </w:style>
  <w:style w:type="paragraph" w:customStyle="1" w:styleId="FigureCaption">
    <w:name w:val="Figure Caption"/>
    <w:basedOn w:val="2671Text"/>
    <w:next w:val="2671Text"/>
    <w:autoRedefine/>
    <w:rsid w:val="00F97921"/>
    <w:pPr>
      <w:spacing w:before="60"/>
      <w:ind w:left="720" w:right="720" w:firstLine="0"/>
    </w:pPr>
    <w:rPr>
      <w:bCs/>
      <w:sz w:val="22"/>
    </w:rPr>
  </w:style>
  <w:style w:type="paragraph" w:styleId="Footer">
    <w:name w:val="footer"/>
    <w:basedOn w:val="Normal"/>
    <w:link w:val="FooterChar"/>
    <w:rsid w:val="00F97921"/>
    <w:pPr>
      <w:tabs>
        <w:tab w:val="center" w:pos="4320"/>
        <w:tab w:val="right" w:pos="8640"/>
      </w:tabs>
      <w:spacing w:after="60"/>
      <w:ind w:firstLine="432"/>
      <w:jc w:val="both"/>
    </w:pPr>
  </w:style>
  <w:style w:type="character" w:customStyle="1" w:styleId="FooterChar">
    <w:name w:val="Footer Char"/>
    <w:basedOn w:val="DefaultParagraphFont"/>
    <w:link w:val="Footer"/>
    <w:rsid w:val="00F97921"/>
    <w:rPr>
      <w:rFonts w:ascii="Times New Roman" w:eastAsia="Times New Roman" w:hAnsi="Times New Roman" w:cs="Times New Roman"/>
      <w:kern w:val="0"/>
      <w14:ligatures w14:val="none"/>
    </w:rPr>
  </w:style>
  <w:style w:type="character" w:styleId="PageNumber">
    <w:name w:val="page number"/>
    <w:basedOn w:val="DefaultParagraphFont"/>
    <w:rsid w:val="00F97921"/>
  </w:style>
  <w:style w:type="paragraph" w:styleId="Header">
    <w:name w:val="header"/>
    <w:basedOn w:val="Normal"/>
    <w:link w:val="HeaderChar"/>
    <w:rsid w:val="00F97921"/>
    <w:pPr>
      <w:tabs>
        <w:tab w:val="center" w:pos="4320"/>
        <w:tab w:val="right" w:pos="8640"/>
      </w:tabs>
      <w:spacing w:after="60"/>
      <w:ind w:firstLine="432"/>
      <w:jc w:val="both"/>
    </w:pPr>
  </w:style>
  <w:style w:type="character" w:customStyle="1" w:styleId="HeaderChar">
    <w:name w:val="Header Char"/>
    <w:basedOn w:val="DefaultParagraphFont"/>
    <w:link w:val="Header"/>
    <w:rsid w:val="00F97921"/>
    <w:rPr>
      <w:rFonts w:ascii="Times New Roman" w:eastAsia="Times New Roman" w:hAnsi="Times New Roman" w:cs="Times New Roman"/>
      <w:kern w:val="0"/>
      <w14:ligatures w14:val="none"/>
    </w:rPr>
  </w:style>
  <w:style w:type="character" w:customStyle="1" w:styleId="2671TextChar">
    <w:name w:val="2671 Text Char"/>
    <w:link w:val="2671Text"/>
    <w:rsid w:val="00F97921"/>
    <w:rPr>
      <w:rFonts w:ascii="Times New Roman" w:eastAsia="Times New Roman" w:hAnsi="Times New Roman" w:cs="Times New Roman"/>
      <w:kern w:val="0"/>
      <w14:ligatures w14:val="none"/>
    </w:rPr>
  </w:style>
  <w:style w:type="character" w:styleId="Strong">
    <w:name w:val="Strong"/>
    <w:uiPriority w:val="22"/>
    <w:qFormat/>
    <w:rsid w:val="00F97921"/>
    <w:rPr>
      <w:b/>
      <w:bCs/>
    </w:rPr>
  </w:style>
  <w:style w:type="paragraph" w:styleId="NormalWeb">
    <w:name w:val="Normal (Web)"/>
    <w:basedOn w:val="Normal"/>
    <w:uiPriority w:val="99"/>
    <w:rsid w:val="00F97921"/>
    <w:pPr>
      <w:spacing w:before="100" w:beforeAutospacing="1" w:after="100" w:afterAutospacing="1"/>
    </w:pPr>
  </w:style>
  <w:style w:type="table" w:styleId="GridTable1Light">
    <w:name w:val="Grid Table 1 Light"/>
    <w:basedOn w:val="TableNormal"/>
    <w:uiPriority w:val="46"/>
    <w:rsid w:val="007C15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436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Robles</dc:creator>
  <cp:keywords/>
  <dc:description/>
  <cp:lastModifiedBy>Seth Robles</cp:lastModifiedBy>
  <cp:revision>6</cp:revision>
  <dcterms:created xsi:type="dcterms:W3CDTF">2025-11-02T22:51:00Z</dcterms:created>
  <dcterms:modified xsi:type="dcterms:W3CDTF">2025-11-02T23:03:00Z</dcterms:modified>
</cp:coreProperties>
</file>